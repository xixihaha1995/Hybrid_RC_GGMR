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0B45E" w14:textId="77777777" w:rsidR="00E55B12" w:rsidRPr="005F7DE3" w:rsidRDefault="00E55B12" w:rsidP="00AF4DBD">
      <w:pPr>
        <w:rPr>
          <w:rFonts w:eastAsiaTheme="minorEastAsia"/>
          <w:b/>
          <w:color w:val="3333CC"/>
          <w:sz w:val="22"/>
          <w:szCs w:val="22"/>
          <w:lang w:eastAsia="zh-CN"/>
        </w:rPr>
      </w:pPr>
    </w:p>
    <w:p w14:paraId="66946F69" w14:textId="6A66D33D" w:rsidR="00E55B12" w:rsidRPr="0085762E" w:rsidDel="00B316CE" w:rsidRDefault="00C601F8" w:rsidP="00791A2C">
      <w:pPr>
        <w:pStyle w:val="Title"/>
        <w:rPr>
          <w:del w:id="0" w:author="Lichen Wu" w:date="2022-04-18T18:28:00Z"/>
          <w:rFonts w:cs="Times New Roman"/>
          <w:b w:val="0"/>
          <w:u w:val="none"/>
          <w:rPrChange w:id="1" w:author="Lichen Wu" w:date="2022-04-17T18:32:00Z">
            <w:rPr>
              <w:del w:id="2" w:author="Lichen Wu" w:date="2022-04-18T18:28:00Z"/>
              <w:rFonts w:cs="Times New Roman"/>
              <w:b w:val="0"/>
            </w:rPr>
          </w:rPrChange>
        </w:rPr>
      </w:pPr>
      <w:commentRangeStart w:id="3"/>
      <w:r w:rsidRPr="0085762E">
        <w:rPr>
          <w:b w:val="0"/>
          <w:u w:val="none"/>
          <w:rPrChange w:id="4" w:author="Lichen Wu" w:date="2022-04-17T18:32:00Z">
            <w:rPr>
              <w:b w:val="0"/>
            </w:rPr>
          </w:rPrChange>
        </w:rPr>
        <w:t>A Novel Hybrid Modeling Method for Predicting Energy Use of Hydronic Radiant Slab Systems</w:t>
      </w:r>
      <w:commentRangeEnd w:id="3"/>
      <w:r w:rsidR="00CC57F2" w:rsidRPr="0085762E">
        <w:rPr>
          <w:rStyle w:val="CommentReference"/>
          <w:rFonts w:eastAsia="Times New Roman" w:cs="Times New Roman"/>
          <w:b w:val="0"/>
          <w:spacing w:val="0"/>
          <w:kern w:val="0"/>
          <w:u w:val="none"/>
        </w:rPr>
        <w:commentReference w:id="3"/>
      </w:r>
    </w:p>
    <w:p w14:paraId="6782F33F" w14:textId="77777777" w:rsidR="00E55B12" w:rsidRPr="005F7DE3" w:rsidRDefault="00E55B12">
      <w:pPr>
        <w:pStyle w:val="Title"/>
        <w:pPrChange w:id="5" w:author="Lichen Wu" w:date="2022-04-18T18:28:00Z">
          <w:pPr>
            <w:jc w:val="center"/>
          </w:pPr>
        </w:pPrChange>
      </w:pPr>
    </w:p>
    <w:p w14:paraId="055231C2" w14:textId="640C650E" w:rsidR="00E55B12" w:rsidDel="00507EEE" w:rsidRDefault="00B676F8" w:rsidP="00B316CE">
      <w:pPr>
        <w:jc w:val="center"/>
        <w:rPr>
          <w:del w:id="6" w:author="Lichen Wu" w:date="2022-04-18T18:28:00Z"/>
          <w:sz w:val="22"/>
          <w:szCs w:val="22"/>
          <w:vertAlign w:val="superscript"/>
        </w:rPr>
      </w:pPr>
      <w:r>
        <w:rPr>
          <w:sz w:val="22"/>
          <w:szCs w:val="22"/>
        </w:rPr>
        <w:t>Lichen Wu</w:t>
      </w:r>
      <w:r w:rsidR="00E55B12" w:rsidRPr="005F7DE3">
        <w:rPr>
          <w:sz w:val="22"/>
          <w:szCs w:val="22"/>
          <w:vertAlign w:val="superscript"/>
        </w:rPr>
        <w:t>1</w:t>
      </w:r>
      <w:r w:rsidR="003A2DB4" w:rsidRPr="005F7DE3">
        <w:rPr>
          <w:sz w:val="22"/>
          <w:szCs w:val="22"/>
        </w:rPr>
        <w:t>,</w:t>
      </w:r>
      <w:r w:rsidR="00E55B12" w:rsidRPr="005F7DE3">
        <w:rPr>
          <w:sz w:val="22"/>
          <w:szCs w:val="22"/>
        </w:rPr>
        <w:t xml:space="preserve"> </w:t>
      </w:r>
      <w:proofErr w:type="spellStart"/>
      <w:r>
        <w:rPr>
          <w:sz w:val="22"/>
          <w:szCs w:val="22"/>
        </w:rPr>
        <w:t>Liping</w:t>
      </w:r>
      <w:proofErr w:type="spellEnd"/>
      <w:r w:rsidR="00E55B12" w:rsidRPr="005F7DE3">
        <w:rPr>
          <w:sz w:val="22"/>
          <w:szCs w:val="22"/>
        </w:rPr>
        <w:t xml:space="preserve"> </w:t>
      </w:r>
      <w:r>
        <w:rPr>
          <w:sz w:val="22"/>
          <w:szCs w:val="22"/>
        </w:rPr>
        <w:t>Wang</w:t>
      </w:r>
      <w:r w:rsidR="003A52F4" w:rsidRPr="003A52F4">
        <w:rPr>
          <w:sz w:val="22"/>
          <w:szCs w:val="22"/>
          <w:vertAlign w:val="superscript"/>
        </w:rPr>
        <w:t>1</w:t>
      </w:r>
      <w:r w:rsidR="003A52F4">
        <w:rPr>
          <w:sz w:val="22"/>
          <w:szCs w:val="22"/>
        </w:rPr>
        <w:t>*</w:t>
      </w:r>
      <w:r>
        <w:rPr>
          <w:sz w:val="22"/>
          <w:szCs w:val="22"/>
        </w:rPr>
        <w:t>, James Braun</w:t>
      </w:r>
      <w:r w:rsidR="008457CE" w:rsidRPr="008457CE">
        <w:rPr>
          <w:sz w:val="22"/>
          <w:szCs w:val="22"/>
          <w:vertAlign w:val="superscript"/>
        </w:rPr>
        <w:t>2</w:t>
      </w:r>
    </w:p>
    <w:p w14:paraId="4A8DBDC6" w14:textId="77777777" w:rsidR="00507EEE" w:rsidRDefault="00507EEE" w:rsidP="00B676F8">
      <w:pPr>
        <w:jc w:val="center"/>
        <w:rPr>
          <w:ins w:id="7" w:author="Lichen Wu" w:date="2022-04-18T18:29:00Z"/>
          <w:sz w:val="22"/>
          <w:szCs w:val="22"/>
        </w:rPr>
      </w:pPr>
    </w:p>
    <w:p w14:paraId="2A811FA0" w14:textId="77777777" w:rsidR="00B676F8" w:rsidRPr="005F7DE3" w:rsidRDefault="00B676F8">
      <w:pPr>
        <w:jc w:val="center"/>
        <w:rPr>
          <w:sz w:val="22"/>
          <w:szCs w:val="22"/>
        </w:rPr>
      </w:pPr>
    </w:p>
    <w:p w14:paraId="3D4B944D" w14:textId="4370BC01" w:rsidR="00E55B12" w:rsidRPr="005F7DE3" w:rsidRDefault="00061434" w:rsidP="00E55B12">
      <w:pPr>
        <w:jc w:val="center"/>
        <w:rPr>
          <w:sz w:val="22"/>
          <w:szCs w:val="22"/>
        </w:rPr>
      </w:pPr>
      <w:r w:rsidRPr="00061434">
        <w:rPr>
          <w:sz w:val="22"/>
          <w:szCs w:val="22"/>
          <w:vertAlign w:val="superscript"/>
        </w:rPr>
        <w:t>1</w:t>
      </w:r>
      <w:r w:rsidR="008457CE" w:rsidRPr="00061434">
        <w:rPr>
          <w:sz w:val="22"/>
          <w:szCs w:val="22"/>
        </w:rPr>
        <w:t>Department of Civil and Architectural Engineering,</w:t>
      </w:r>
      <w:r>
        <w:rPr>
          <w:sz w:val="22"/>
          <w:szCs w:val="22"/>
        </w:rPr>
        <w:t xml:space="preserve"> </w:t>
      </w:r>
      <w:r w:rsidR="00B676F8">
        <w:rPr>
          <w:sz w:val="22"/>
          <w:szCs w:val="22"/>
        </w:rPr>
        <w:t>Uni</w:t>
      </w:r>
      <w:r w:rsidR="008457CE">
        <w:rPr>
          <w:sz w:val="22"/>
          <w:szCs w:val="22"/>
        </w:rPr>
        <w:t>versity of Wyoming</w:t>
      </w:r>
      <w:r w:rsidR="00E55B12" w:rsidRPr="005F7DE3">
        <w:rPr>
          <w:sz w:val="22"/>
          <w:szCs w:val="22"/>
        </w:rPr>
        <w:t>,</w:t>
      </w:r>
    </w:p>
    <w:p w14:paraId="178529FD" w14:textId="4950DF01" w:rsidR="00E55B12" w:rsidRDefault="008457CE" w:rsidP="00E55B12">
      <w:pPr>
        <w:jc w:val="center"/>
        <w:rPr>
          <w:sz w:val="22"/>
          <w:szCs w:val="22"/>
        </w:rPr>
      </w:pPr>
      <w:r>
        <w:rPr>
          <w:sz w:val="22"/>
          <w:szCs w:val="22"/>
        </w:rPr>
        <w:t>Laramie</w:t>
      </w:r>
      <w:r w:rsidR="00E55B12" w:rsidRPr="005F7DE3">
        <w:rPr>
          <w:sz w:val="22"/>
          <w:szCs w:val="22"/>
        </w:rPr>
        <w:t xml:space="preserve">, </w:t>
      </w:r>
      <w:r>
        <w:rPr>
          <w:sz w:val="22"/>
          <w:szCs w:val="22"/>
        </w:rPr>
        <w:t>W</w:t>
      </w:r>
      <w:r w:rsidR="00061434">
        <w:rPr>
          <w:sz w:val="22"/>
          <w:szCs w:val="22"/>
        </w:rPr>
        <w:t>Y</w:t>
      </w:r>
      <w:r w:rsidR="00E55B12" w:rsidRPr="005F7DE3">
        <w:rPr>
          <w:sz w:val="22"/>
          <w:szCs w:val="22"/>
        </w:rPr>
        <w:t>,</w:t>
      </w:r>
      <w:r>
        <w:rPr>
          <w:sz w:val="22"/>
          <w:szCs w:val="22"/>
        </w:rPr>
        <w:t xml:space="preserve"> 82071,</w:t>
      </w:r>
      <w:r w:rsidR="00E55B12" w:rsidRPr="005F7DE3">
        <w:rPr>
          <w:sz w:val="22"/>
          <w:szCs w:val="22"/>
        </w:rPr>
        <w:t xml:space="preserve"> </w:t>
      </w:r>
      <w:r>
        <w:rPr>
          <w:sz w:val="22"/>
          <w:szCs w:val="22"/>
        </w:rPr>
        <w:t>United States</w:t>
      </w:r>
    </w:p>
    <w:p w14:paraId="6AA8847B" w14:textId="5A104B80" w:rsidR="00E55B12" w:rsidDel="00507EEE" w:rsidRDefault="00507EEE" w:rsidP="003E6CC8">
      <w:pPr>
        <w:jc w:val="center"/>
        <w:rPr>
          <w:del w:id="8" w:author="Lichen Wu" w:date="2022-04-18T18:28:00Z"/>
          <w:sz w:val="22"/>
          <w:szCs w:val="22"/>
        </w:rPr>
      </w:pPr>
      <w:ins w:id="9" w:author="Lichen Wu" w:date="2022-04-18T18:29:00Z">
        <w:r>
          <w:rPr>
            <w:sz w:val="22"/>
            <w:szCs w:val="22"/>
          </w:rPr>
          <w:fldChar w:fldCharType="begin"/>
        </w:r>
        <w:r>
          <w:rPr>
            <w:sz w:val="22"/>
            <w:szCs w:val="22"/>
          </w:rPr>
          <w:instrText xml:space="preserve"> HYPERLINK "mailto:</w:instrText>
        </w:r>
      </w:ins>
      <w:r>
        <w:rPr>
          <w:sz w:val="22"/>
          <w:szCs w:val="22"/>
        </w:rPr>
        <w:instrText>lwang12@uwyo.edu</w:instrText>
      </w:r>
      <w:ins w:id="10" w:author="Lichen Wu" w:date="2022-04-18T18:29:00Z">
        <w:r>
          <w:rPr>
            <w:sz w:val="22"/>
            <w:szCs w:val="22"/>
          </w:rPr>
          <w:instrText xml:space="preserve">" </w:instrText>
        </w:r>
        <w:r>
          <w:rPr>
            <w:sz w:val="22"/>
            <w:szCs w:val="22"/>
          </w:rPr>
          <w:fldChar w:fldCharType="separate"/>
        </w:r>
      </w:ins>
      <w:r w:rsidRPr="00122337">
        <w:rPr>
          <w:rStyle w:val="Hyperlink"/>
          <w:sz w:val="22"/>
          <w:szCs w:val="22"/>
        </w:rPr>
        <w:t>lwang12@uwyo.edu</w:t>
      </w:r>
      <w:ins w:id="11" w:author="Lichen Wu" w:date="2022-04-18T18:29:00Z">
        <w:r>
          <w:rPr>
            <w:sz w:val="22"/>
            <w:szCs w:val="22"/>
          </w:rPr>
          <w:fldChar w:fldCharType="end"/>
        </w:r>
      </w:ins>
    </w:p>
    <w:p w14:paraId="5F55FD20" w14:textId="77777777" w:rsidR="00507EEE" w:rsidRPr="005F7DE3" w:rsidRDefault="00507EEE" w:rsidP="008457CE">
      <w:pPr>
        <w:jc w:val="center"/>
        <w:rPr>
          <w:ins w:id="12" w:author="Lichen Wu" w:date="2022-04-18T18:29:00Z"/>
          <w:sz w:val="22"/>
          <w:szCs w:val="22"/>
        </w:rPr>
      </w:pPr>
    </w:p>
    <w:p w14:paraId="5DEF5E04" w14:textId="77777777" w:rsidR="00E55B12" w:rsidRPr="005F7DE3" w:rsidRDefault="00E55B12">
      <w:pPr>
        <w:jc w:val="center"/>
        <w:rPr>
          <w:sz w:val="22"/>
          <w:szCs w:val="22"/>
        </w:rPr>
      </w:pPr>
    </w:p>
    <w:p w14:paraId="32D5C3E3" w14:textId="54C2778A" w:rsidR="00061434" w:rsidRDefault="00E55B12" w:rsidP="00061434">
      <w:pPr>
        <w:jc w:val="center"/>
        <w:rPr>
          <w:sz w:val="22"/>
          <w:szCs w:val="22"/>
        </w:rPr>
      </w:pPr>
      <w:r w:rsidRPr="005F7DE3">
        <w:rPr>
          <w:sz w:val="22"/>
          <w:szCs w:val="22"/>
          <w:vertAlign w:val="superscript"/>
        </w:rPr>
        <w:t>2</w:t>
      </w:r>
      <w:r w:rsidR="00061434" w:rsidRPr="00061434">
        <w:rPr>
          <w:sz w:val="22"/>
          <w:szCs w:val="22"/>
        </w:rPr>
        <w:t>School of Mechanical Engineering</w:t>
      </w:r>
      <w:r w:rsidR="00061434">
        <w:rPr>
          <w:sz w:val="22"/>
          <w:szCs w:val="22"/>
        </w:rPr>
        <w:t xml:space="preserve">, </w:t>
      </w:r>
      <w:r w:rsidR="00061434" w:rsidRPr="00061434">
        <w:rPr>
          <w:sz w:val="22"/>
          <w:szCs w:val="22"/>
        </w:rPr>
        <w:t>Purdue University</w:t>
      </w:r>
      <w:r w:rsidR="00061434">
        <w:rPr>
          <w:sz w:val="22"/>
          <w:szCs w:val="22"/>
        </w:rPr>
        <w:t>,</w:t>
      </w:r>
    </w:p>
    <w:p w14:paraId="4AE8DC92" w14:textId="1B3DAC1F" w:rsidR="00061434" w:rsidRPr="005F7DE3" w:rsidRDefault="00061434" w:rsidP="00E55B12">
      <w:pPr>
        <w:jc w:val="center"/>
        <w:rPr>
          <w:sz w:val="22"/>
          <w:szCs w:val="22"/>
        </w:rPr>
      </w:pPr>
      <w:r w:rsidRPr="00061434">
        <w:rPr>
          <w:sz w:val="22"/>
          <w:szCs w:val="22"/>
        </w:rPr>
        <w:t>West Lafayette, IN 47907-2088</w:t>
      </w:r>
      <w:r>
        <w:rPr>
          <w:sz w:val="22"/>
          <w:szCs w:val="22"/>
        </w:rPr>
        <w:t>, United States</w:t>
      </w:r>
    </w:p>
    <w:p w14:paraId="7FD424DA" w14:textId="3E2D476A" w:rsidR="00E55B12" w:rsidDel="00507EEE" w:rsidRDefault="00507EEE" w:rsidP="003E6CC8">
      <w:pPr>
        <w:jc w:val="center"/>
        <w:rPr>
          <w:del w:id="13" w:author="Lichen Wu" w:date="2022-04-18T18:29:00Z"/>
          <w:sz w:val="22"/>
          <w:szCs w:val="22"/>
        </w:rPr>
      </w:pPr>
      <w:ins w:id="14" w:author="Lichen Wu" w:date="2022-04-18T18:29:00Z">
        <w:r>
          <w:rPr>
            <w:sz w:val="22"/>
            <w:szCs w:val="22"/>
          </w:rPr>
          <w:fldChar w:fldCharType="begin"/>
        </w:r>
        <w:r>
          <w:rPr>
            <w:sz w:val="22"/>
            <w:szCs w:val="22"/>
          </w:rPr>
          <w:instrText xml:space="preserve"> HYPERLINK "mailto:</w:instrText>
        </w:r>
      </w:ins>
      <w:r>
        <w:rPr>
          <w:sz w:val="22"/>
          <w:szCs w:val="22"/>
        </w:rPr>
        <w:instrText>jbraun@purdue.edu</w:instrText>
      </w:r>
      <w:ins w:id="15" w:author="Lichen Wu" w:date="2022-04-18T18:29:00Z">
        <w:r>
          <w:rPr>
            <w:sz w:val="22"/>
            <w:szCs w:val="22"/>
          </w:rPr>
          <w:instrText xml:space="preserve">" </w:instrText>
        </w:r>
        <w:r>
          <w:rPr>
            <w:sz w:val="22"/>
            <w:szCs w:val="22"/>
          </w:rPr>
          <w:fldChar w:fldCharType="separate"/>
        </w:r>
      </w:ins>
      <w:r w:rsidRPr="00122337">
        <w:rPr>
          <w:rStyle w:val="Hyperlink"/>
          <w:sz w:val="22"/>
          <w:szCs w:val="22"/>
        </w:rPr>
        <w:t>jbraun@purdue.edu</w:t>
      </w:r>
      <w:ins w:id="16" w:author="Lichen Wu" w:date="2022-04-18T18:29:00Z">
        <w:r>
          <w:rPr>
            <w:sz w:val="22"/>
            <w:szCs w:val="22"/>
          </w:rPr>
          <w:fldChar w:fldCharType="end"/>
        </w:r>
      </w:ins>
    </w:p>
    <w:p w14:paraId="7789F11F" w14:textId="77777777" w:rsidR="00507EEE" w:rsidRPr="005F7DE3" w:rsidRDefault="00507EEE" w:rsidP="00E55B12">
      <w:pPr>
        <w:jc w:val="center"/>
        <w:rPr>
          <w:ins w:id="17" w:author="Lichen Wu" w:date="2022-04-18T18:29:00Z"/>
          <w:sz w:val="22"/>
          <w:szCs w:val="22"/>
        </w:rPr>
      </w:pPr>
    </w:p>
    <w:p w14:paraId="0896B00B" w14:textId="77777777" w:rsidR="00E55B12" w:rsidRPr="005F7DE3" w:rsidRDefault="00E55B12">
      <w:pPr>
        <w:jc w:val="center"/>
        <w:rPr>
          <w:sz w:val="22"/>
          <w:szCs w:val="22"/>
        </w:rPr>
      </w:pPr>
    </w:p>
    <w:p w14:paraId="17EC3864" w14:textId="77777777" w:rsidR="00E55B12" w:rsidRPr="005F7DE3" w:rsidRDefault="00E55B12" w:rsidP="00E55B12">
      <w:pPr>
        <w:jc w:val="center"/>
        <w:rPr>
          <w:sz w:val="22"/>
          <w:szCs w:val="22"/>
        </w:rPr>
      </w:pPr>
      <w:r w:rsidRPr="005F7DE3">
        <w:rPr>
          <w:sz w:val="22"/>
          <w:szCs w:val="22"/>
        </w:rPr>
        <w:t>*</w:t>
      </w:r>
      <w:r w:rsidR="00AF4DBD" w:rsidRPr="005F7DE3">
        <w:rPr>
          <w:sz w:val="22"/>
          <w:szCs w:val="22"/>
        </w:rPr>
        <w:t xml:space="preserve"> </w:t>
      </w:r>
      <w:r w:rsidRPr="005F7DE3">
        <w:rPr>
          <w:sz w:val="22"/>
          <w:szCs w:val="22"/>
        </w:rPr>
        <w:t>Corresponding Author</w:t>
      </w:r>
    </w:p>
    <w:p w14:paraId="31F4C4BC" w14:textId="77777777" w:rsidR="0088264D" w:rsidRPr="005F7DE3" w:rsidRDefault="0088264D" w:rsidP="0010696B">
      <w:pPr>
        <w:rPr>
          <w:sz w:val="22"/>
        </w:rPr>
      </w:pPr>
    </w:p>
    <w:p w14:paraId="162C295B" w14:textId="77777777" w:rsidR="00136DC7" w:rsidRPr="005F7DE3" w:rsidRDefault="00136DC7" w:rsidP="00707894">
      <w:pPr>
        <w:pStyle w:val="Heading1"/>
      </w:pPr>
      <w:r w:rsidRPr="005F7DE3">
        <w:t>ABSTRACT</w:t>
      </w:r>
    </w:p>
    <w:p w14:paraId="2BFE8534" w14:textId="77777777" w:rsidR="004059E1" w:rsidRPr="005F7DE3" w:rsidRDefault="004059E1" w:rsidP="006571AE"/>
    <w:p w14:paraId="3D524310" w14:textId="46DE60E3" w:rsidR="005933D5" w:rsidRPr="005F7DE3" w:rsidRDefault="005933D5" w:rsidP="005933D5">
      <w:pPr>
        <w:ind w:firstLine="720"/>
        <w:rPr>
          <w:lang w:eastAsia="zh-CN"/>
        </w:rPr>
      </w:pPr>
      <w:r w:rsidRPr="005F7DE3">
        <w:t>Accurately predicting the performance of radiant slab systems can be challenging due to the large thermal capacitance of the radiant slab and room temperature stratification. Current methods for predicting heating and cooling energy consumption of hydronic radiant slabs include detail</w:t>
      </w:r>
      <w:ins w:id="18" w:author="Braun, James E" w:date="2022-04-13T19:57:00Z">
        <w:r w:rsidR="00CC57F2">
          <w:t>ed</w:t>
        </w:r>
      </w:ins>
      <w:r w:rsidRPr="005F7DE3">
        <w:t xml:space="preserve"> first-principle</w:t>
      </w:r>
      <w:ins w:id="19" w:author="Braun, James E" w:date="2022-04-14T12:26:00Z">
        <w:r w:rsidR="00D71164">
          <w:t>s</w:t>
        </w:r>
      </w:ins>
      <w:del w:id="20" w:author="Braun, James E" w:date="2022-04-14T12:26:00Z">
        <w:r w:rsidRPr="005F7DE3" w:rsidDel="00D71164">
          <w:delText>-based</w:delText>
        </w:r>
      </w:del>
      <w:r w:rsidRPr="005F7DE3">
        <w:t xml:space="preserve"> (e.g</w:t>
      </w:r>
      <w:ins w:id="21" w:author="Braun, James E" w:date="2022-04-14T12:26:00Z">
        <w:r w:rsidR="00D71164">
          <w:t>.</w:t>
        </w:r>
      </w:ins>
      <w:r w:rsidRPr="005F7DE3">
        <w:t>, finite difference) and reduced-order (e.g</w:t>
      </w:r>
      <w:ins w:id="22" w:author="Braun, James E" w:date="2022-04-14T12:26:00Z">
        <w:r w:rsidR="00D71164">
          <w:t>.</w:t>
        </w:r>
      </w:ins>
      <w:r w:rsidRPr="005F7DE3">
        <w:t xml:space="preserve">, thermal </w:t>
      </w:r>
      <w:ins w:id="23" w:author="Lichen Wu" w:date="2022-04-17T18:37:00Z">
        <w:r w:rsidR="00EA4765">
          <w:t>R</w:t>
        </w:r>
      </w:ins>
      <w:del w:id="24" w:author="Lichen Wu" w:date="2022-04-17T18:37:00Z">
        <w:r w:rsidRPr="005F7DE3" w:rsidDel="00EA4765">
          <w:delText>r</w:delText>
        </w:r>
      </w:del>
      <w:r w:rsidRPr="005F7DE3">
        <w:t>esistor-</w:t>
      </w:r>
      <w:ins w:id="25" w:author="Lichen Wu" w:date="2022-04-17T18:37:00Z">
        <w:r w:rsidR="00EA4765">
          <w:t>C</w:t>
        </w:r>
      </w:ins>
      <w:del w:id="26" w:author="Lichen Wu" w:date="2022-04-17T18:37:00Z">
        <w:r w:rsidRPr="005F7DE3" w:rsidDel="00EA4765">
          <w:delText>c</w:delText>
        </w:r>
      </w:del>
      <w:r w:rsidRPr="005F7DE3">
        <w:t>apacitor (RC) network) models. Creating and calibrating detailed first-principle</w:t>
      </w:r>
      <w:ins w:id="27" w:author="Braun, James E" w:date="2022-04-14T12:26:00Z">
        <w:r w:rsidR="00D71164">
          <w:t>s</w:t>
        </w:r>
      </w:ins>
      <w:r w:rsidRPr="005F7DE3">
        <w:t xml:space="preserve"> models, as well as </w:t>
      </w:r>
      <w:r w:rsidR="0068314E" w:rsidRPr="005F7DE3">
        <w:t xml:space="preserve">detailed </w:t>
      </w:r>
      <w:r w:rsidRPr="005F7DE3">
        <w:t>RC network models for predicting the performance of radiant slabs require substantial efforts. To develop improved control, monitoring, and diagnostic methods, there is a need for simpler models that can be readily trained using in-situ measurements.</w:t>
      </w:r>
    </w:p>
    <w:p w14:paraId="3A86D923" w14:textId="77777777" w:rsidR="00F1423C" w:rsidRPr="005F7DE3" w:rsidRDefault="00F1423C" w:rsidP="00C75947">
      <w:pPr>
        <w:pStyle w:val="BodyText2"/>
        <w:tabs>
          <w:tab w:val="clear" w:pos="4962"/>
        </w:tabs>
      </w:pPr>
    </w:p>
    <w:p w14:paraId="7E7D292A" w14:textId="7ED7978D" w:rsidR="004C3895" w:rsidRPr="005F7DE3" w:rsidRDefault="005933D5" w:rsidP="00C4330D">
      <w:pPr>
        <w:pStyle w:val="BodyText2"/>
        <w:tabs>
          <w:tab w:val="clear" w:pos="4962"/>
        </w:tabs>
        <w:ind w:firstLine="720"/>
      </w:pPr>
      <w:r w:rsidRPr="005F7DE3">
        <w:t>In this study, we explored a novel hybrid modeling method</w:t>
      </w:r>
      <w:ins w:id="28" w:author="Braun, James E" w:date="2022-04-13T19:59:00Z">
        <w:r w:rsidR="00CC57F2">
          <w:t xml:space="preserve"> that</w:t>
        </w:r>
      </w:ins>
      <w:r w:rsidRPr="005F7DE3">
        <w:t xml:space="preserve"> integrat</w:t>
      </w:r>
      <w:ins w:id="29" w:author="Braun, James E" w:date="2022-04-13T19:59:00Z">
        <w:r w:rsidR="00CC57F2">
          <w:t>es</w:t>
        </w:r>
      </w:ins>
      <w:del w:id="30" w:author="Braun, James E" w:date="2022-04-13T19:59:00Z">
        <w:r w:rsidRPr="005F7DE3" w:rsidDel="00CC57F2">
          <w:delText>ing</w:delText>
        </w:r>
      </w:del>
      <w:r w:rsidRPr="005F7DE3">
        <w:t xml:space="preserve"> a simple RC network model with an evolving learning-based algorithm </w:t>
      </w:r>
      <w:ins w:id="31" w:author="Braun, James E" w:date="2022-04-13T19:59:00Z">
        <w:r w:rsidR="00CC57F2">
          <w:t xml:space="preserve">termed the </w:t>
        </w:r>
      </w:ins>
      <w:ins w:id="32" w:author="Lichen Wu" w:date="2022-04-17T18:37:00Z">
        <w:r w:rsidR="00EA4765">
          <w:t>G</w:t>
        </w:r>
      </w:ins>
      <w:del w:id="33" w:author="Lichen Wu" w:date="2022-04-17T18:37:00Z">
        <w:r w:rsidRPr="005F7DE3" w:rsidDel="00EA4765">
          <w:delText>g</w:delText>
        </w:r>
      </w:del>
      <w:r w:rsidRPr="005F7DE3">
        <w:t xml:space="preserve">rowing Gaussian </w:t>
      </w:r>
      <w:ins w:id="34" w:author="Lichen Wu" w:date="2022-04-17T18:38:00Z">
        <w:r w:rsidR="00EA4765">
          <w:t>M</w:t>
        </w:r>
      </w:ins>
      <w:del w:id="35" w:author="Lichen Wu" w:date="2022-04-17T18:37:00Z">
        <w:r w:rsidRPr="005F7DE3" w:rsidDel="00EA4765">
          <w:delText>m</w:delText>
        </w:r>
      </w:del>
      <w:r w:rsidRPr="005F7DE3">
        <w:t xml:space="preserve">ixture </w:t>
      </w:r>
      <w:ins w:id="36" w:author="Lichen Wu" w:date="2022-04-17T18:38:00Z">
        <w:r w:rsidR="00EA4765">
          <w:t>R</w:t>
        </w:r>
      </w:ins>
      <w:del w:id="37" w:author="Lichen Wu" w:date="2022-04-17T18:38:00Z">
        <w:r w:rsidRPr="005F7DE3" w:rsidDel="00EA4765">
          <w:delText>r</w:delText>
        </w:r>
      </w:del>
      <w:r w:rsidRPr="005F7DE3">
        <w:t xml:space="preserve">egression (GGMR) modeling approach to predict the heating and cooling rates of a radiant slab system for a Living Laboratory office space. The RC network model </w:t>
      </w:r>
      <w:del w:id="38" w:author="Braun, James E" w:date="2022-04-13T20:00:00Z">
        <w:r w:rsidRPr="005F7DE3" w:rsidDel="00CC57F2">
          <w:delText xml:space="preserve">provides </w:delText>
        </w:r>
      </w:del>
      <w:ins w:id="39" w:author="Braun, James E" w:date="2022-04-13T20:00:00Z">
        <w:r w:rsidR="00CC57F2">
          <w:t>predicts</w:t>
        </w:r>
        <w:r w:rsidR="00CC57F2" w:rsidRPr="005F7DE3">
          <w:t xml:space="preserve"> </w:t>
        </w:r>
      </w:ins>
      <w:r w:rsidRPr="005F7DE3">
        <w:t xml:space="preserve">heating or cooling load of the radiant slab system </w:t>
      </w:r>
      <w:ins w:id="40" w:author="Braun, James E" w:date="2022-04-13T20:00:00Z">
        <w:r w:rsidR="00CC57F2">
          <w:t xml:space="preserve">that is provided as an input </w:t>
        </w:r>
      </w:ins>
      <w:r w:rsidRPr="005F7DE3">
        <w:t>to the GGMR model</w:t>
      </w:r>
      <w:del w:id="41" w:author="Braun, James E" w:date="2022-04-13T20:00:00Z">
        <w:r w:rsidRPr="005F7DE3" w:rsidDel="00CC57F2">
          <w:delText xml:space="preserve"> as one of the inputs</w:delText>
        </w:r>
        <w:r w:rsidR="0068314E" w:rsidRPr="005F7DE3" w:rsidDel="00CC57F2">
          <w:delText xml:space="preserve"> in real time</w:delText>
        </w:r>
      </w:del>
      <w:r w:rsidRPr="005F7DE3">
        <w:t xml:space="preserve">. </w:t>
      </w:r>
      <w:del w:id="42" w:author="Braun, James E" w:date="2022-04-13T20:01:00Z">
        <w:r w:rsidRPr="005F7DE3" w:rsidDel="00CC57F2">
          <w:delText>The t</w:delText>
        </w:r>
      </w:del>
      <w:ins w:id="43" w:author="Braun, James E" w:date="2022-04-13T20:01:00Z">
        <w:r w:rsidR="00CC57F2">
          <w:t>T</w:t>
        </w:r>
      </w:ins>
      <w:r w:rsidR="00C75947" w:rsidRPr="005F7DE3">
        <w:t>hree modeling approaches</w:t>
      </w:r>
      <w:ins w:id="44" w:author="Braun, James E" w:date="2022-04-14T09:29:00Z">
        <w:r w:rsidR="00E962A6">
          <w:t xml:space="preserve"> wer</w:t>
        </w:r>
      </w:ins>
      <w:ins w:id="45" w:author="Braun, James E" w:date="2022-04-14T09:30:00Z">
        <w:r w:rsidR="00E962A6">
          <w:t>e considered in this study</w:t>
        </w:r>
      </w:ins>
      <w:r w:rsidR="0068314E" w:rsidRPr="005F7DE3">
        <w:t xml:space="preserve">: 1) an RC network model; 2) a GGMR </w:t>
      </w:r>
      <w:r w:rsidR="00C4330D">
        <w:t>model</w:t>
      </w:r>
      <w:r w:rsidR="0068314E" w:rsidRPr="005F7DE3">
        <w:t xml:space="preserve">; and 3) the proposed hybrid </w:t>
      </w:r>
      <w:r w:rsidR="00C4330D">
        <w:t>modeling between RC and GGMR. The three modeling methods</w:t>
      </w:r>
      <w:ins w:id="46" w:author="Braun, James E" w:date="2022-04-14T09:30:00Z">
        <w:r w:rsidR="00E962A6">
          <w:t xml:space="preserve"> </w:t>
        </w:r>
      </w:ins>
      <w:del w:id="47" w:author="Braun, James E" w:date="2022-04-14T09:30:00Z">
        <w:r w:rsidR="00C4330D" w:rsidRPr="005F7DE3" w:rsidDel="00E962A6">
          <w:delText xml:space="preserve"> </w:delText>
        </w:r>
      </w:del>
      <w:r w:rsidR="00C75947" w:rsidRPr="005F7DE3">
        <w:t xml:space="preserve">have been </w:t>
      </w:r>
      <w:r w:rsidR="00734491">
        <w:t>compared</w:t>
      </w:r>
      <w:r w:rsidR="00C75947" w:rsidRPr="005F7DE3">
        <w:t xml:space="preserve"> for predicting the </w:t>
      </w:r>
      <w:r w:rsidR="0068314E" w:rsidRPr="005F7DE3">
        <w:t>energy use of a</w:t>
      </w:r>
      <w:r w:rsidR="00C75947" w:rsidRPr="005F7DE3">
        <w:t xml:space="preserve"> </w:t>
      </w:r>
      <w:r w:rsidR="00E64BAA" w:rsidRPr="005F7DE3">
        <w:t>radiant slab</w:t>
      </w:r>
      <w:r w:rsidR="00C75947" w:rsidRPr="005F7DE3">
        <w:t xml:space="preserve"> system of a Living Laboratory office space </w:t>
      </w:r>
      <w:r w:rsidR="00734491">
        <w:t xml:space="preserve">using measurement data </w:t>
      </w:r>
      <w:r w:rsidR="00C75947" w:rsidRPr="005F7DE3">
        <w:t>from January 15th to March 7th, 2022</w:t>
      </w:r>
      <w:r w:rsidR="0068314E" w:rsidRPr="005F7DE3">
        <w:t>.</w:t>
      </w:r>
      <w:r w:rsidR="006571AE" w:rsidRPr="005F7DE3">
        <w:t xml:space="preserve"> The first two weeks of data were used for training, while the remaining data was used</w:t>
      </w:r>
      <w:r w:rsidR="00111B14">
        <w:t xml:space="preserve"> for</w:t>
      </w:r>
      <w:r w:rsidR="006571AE" w:rsidRPr="005F7DE3">
        <w:t xml:space="preserve"> testing </w:t>
      </w:r>
      <w:del w:id="48" w:author="Braun, James E" w:date="2022-04-14T09:30:00Z">
        <w:r w:rsidR="006571AE" w:rsidRPr="005F7DE3" w:rsidDel="00E962A6">
          <w:delText xml:space="preserve">in </w:delText>
        </w:r>
      </w:del>
      <w:ins w:id="49" w:author="Braun, James E" w:date="2022-04-14T09:30:00Z">
        <w:r w:rsidR="00E962A6">
          <w:t>of</w:t>
        </w:r>
        <w:r w:rsidR="00E962A6" w:rsidRPr="005F7DE3">
          <w:t xml:space="preserve"> </w:t>
        </w:r>
      </w:ins>
      <w:r w:rsidR="006571AE" w:rsidRPr="005F7DE3">
        <w:t xml:space="preserve">all three modeling </w:t>
      </w:r>
      <w:r w:rsidR="00F1423C" w:rsidRPr="005F7DE3">
        <w:t>methods</w:t>
      </w:r>
      <w:r w:rsidR="006571AE" w:rsidRPr="006C37D5">
        <w:t>.</w:t>
      </w:r>
      <w:r w:rsidR="005B76F7" w:rsidRPr="003E1212">
        <w:t xml:space="preserve"> </w:t>
      </w:r>
      <w:r w:rsidR="00BD08A8" w:rsidRPr="00837C2D">
        <w:rPr>
          <w:lang w:eastAsia="zh-CN"/>
        </w:rPr>
        <w:t xml:space="preserve">The hybrid approach </w:t>
      </w:r>
      <w:r w:rsidR="003D3D7C" w:rsidRPr="00837C2D">
        <w:rPr>
          <w:lang w:eastAsia="zh-CN"/>
        </w:rPr>
        <w:t>had</w:t>
      </w:r>
      <w:r w:rsidR="00BD08A8" w:rsidRPr="00837C2D">
        <w:rPr>
          <w:lang w:eastAsia="zh-CN"/>
        </w:rPr>
        <w:t xml:space="preserve"> an </w:t>
      </w:r>
      <w:ins w:id="50" w:author="Lichen Wu" w:date="2022-04-17T18:38:00Z">
        <w:r w:rsidR="00EA4765" w:rsidRPr="00853CB8">
          <w:rPr>
            <w:lang w:eastAsia="zh-CN"/>
          </w:rPr>
          <w:t>Normalized Root Mean Square Error (</w:t>
        </w:r>
      </w:ins>
      <w:r w:rsidR="00BD08A8" w:rsidRPr="00853CB8">
        <w:rPr>
          <w:lang w:eastAsia="zh-CN"/>
        </w:rPr>
        <w:t>NRMSE</w:t>
      </w:r>
      <w:ins w:id="51" w:author="Lichen Wu" w:date="2022-04-17T18:38:00Z">
        <w:r w:rsidR="00EA4765" w:rsidRPr="00853CB8">
          <w:rPr>
            <w:lang w:eastAsia="zh-CN"/>
          </w:rPr>
          <w:t>)</w:t>
        </w:r>
      </w:ins>
      <w:r w:rsidR="00BD08A8" w:rsidRPr="00853CB8">
        <w:rPr>
          <w:lang w:eastAsia="zh-CN"/>
        </w:rPr>
        <w:t xml:space="preserve"> of 8.77 percent (4.79 percent less than </w:t>
      </w:r>
      <w:ins w:id="52" w:author="Braun, James E" w:date="2022-04-14T09:31:00Z">
        <w:r w:rsidR="00E962A6" w:rsidRPr="00853CB8">
          <w:rPr>
            <w:lang w:eastAsia="zh-CN"/>
          </w:rPr>
          <w:t xml:space="preserve">the </w:t>
        </w:r>
      </w:ins>
      <w:r w:rsidR="00BD08A8" w:rsidRPr="00853CB8">
        <w:rPr>
          <w:lang w:eastAsia="zh-CN"/>
        </w:rPr>
        <w:t>RC and 11.98 percent less than GGMR</w:t>
      </w:r>
      <w:ins w:id="53" w:author="Braun, James E" w:date="2022-04-14T09:31:00Z">
        <w:r w:rsidR="00E962A6" w:rsidRPr="00853CB8">
          <w:rPr>
            <w:lang w:eastAsia="zh-CN"/>
          </w:rPr>
          <w:t xml:space="preserve"> models</w:t>
        </w:r>
      </w:ins>
      <w:r w:rsidR="00BD08A8" w:rsidRPr="00853CB8">
        <w:rPr>
          <w:lang w:eastAsia="zh-CN"/>
        </w:rPr>
        <w:t xml:space="preserve">), a </w:t>
      </w:r>
      <w:ins w:id="54" w:author="Lichen Wu" w:date="2022-04-17T18:39:00Z">
        <w:r w:rsidR="00EA4765" w:rsidRPr="00853CB8">
          <w:rPr>
            <w:lang w:eastAsia="zh-CN"/>
          </w:rPr>
          <w:t>Coefficient of Variation of RMSE (</w:t>
        </w:r>
      </w:ins>
      <w:r w:rsidR="00BD08A8" w:rsidRPr="00853CB8">
        <w:rPr>
          <w:lang w:eastAsia="zh-CN"/>
        </w:rPr>
        <w:t>CVRMSE</w:t>
      </w:r>
      <w:ins w:id="55" w:author="Lichen Wu" w:date="2022-04-17T18:39:00Z">
        <w:r w:rsidR="00EA4765" w:rsidRPr="00853CB8">
          <w:rPr>
            <w:lang w:eastAsia="zh-CN"/>
          </w:rPr>
          <w:t>)</w:t>
        </w:r>
      </w:ins>
      <w:r w:rsidR="00BD08A8" w:rsidRPr="00853CB8">
        <w:rPr>
          <w:lang w:eastAsia="zh-CN"/>
        </w:rPr>
        <w:t xml:space="preserve"> of 9.95 percent (5.64 percent less than </w:t>
      </w:r>
      <w:ins w:id="56" w:author="Braun, James E" w:date="2022-04-14T09:31:00Z">
        <w:r w:rsidR="00E962A6" w:rsidRPr="00853CB8">
          <w:rPr>
            <w:lang w:eastAsia="zh-CN"/>
          </w:rPr>
          <w:t xml:space="preserve">the </w:t>
        </w:r>
      </w:ins>
      <w:r w:rsidR="00BD08A8" w:rsidRPr="00853CB8">
        <w:rPr>
          <w:lang w:eastAsia="zh-CN"/>
        </w:rPr>
        <w:t xml:space="preserve">RC and 12.6 percent less than </w:t>
      </w:r>
      <w:ins w:id="57" w:author="Braun, James E" w:date="2022-04-14T09:31:00Z">
        <w:r w:rsidR="00E962A6" w:rsidRPr="00853CB8">
          <w:rPr>
            <w:lang w:eastAsia="zh-CN"/>
          </w:rPr>
          <w:t xml:space="preserve">the </w:t>
        </w:r>
      </w:ins>
      <w:r w:rsidR="00BD08A8" w:rsidRPr="00853CB8">
        <w:rPr>
          <w:lang w:eastAsia="zh-CN"/>
        </w:rPr>
        <w:t xml:space="preserve">GGMR), </w:t>
      </w:r>
      <w:ins w:id="58" w:author="Lichen Wu" w:date="2022-04-18T18:16:00Z">
        <w:r w:rsidR="00353C5E">
          <w:rPr>
            <w:lang w:eastAsia="zh-CN"/>
          </w:rPr>
          <w:t>a</w:t>
        </w:r>
      </w:ins>
      <w:del w:id="59" w:author="Lichen Wu" w:date="2022-04-18T18:16:00Z">
        <w:r w:rsidR="00BD08A8" w:rsidRPr="00853CB8" w:rsidDel="00353C5E">
          <w:rPr>
            <w:lang w:eastAsia="zh-CN"/>
          </w:rPr>
          <w:delText>an</w:delText>
        </w:r>
      </w:del>
      <w:ins w:id="60" w:author="Lichen Wu" w:date="2022-04-18T15:23:00Z">
        <w:r w:rsidR="00191064">
          <w:rPr>
            <w:lang w:eastAsia="zh-CN"/>
          </w:rPr>
          <w:t xml:space="preserve"> </w:t>
        </w:r>
      </w:ins>
      <w:ins w:id="61" w:author="Lichen Wu" w:date="2022-04-17T18:39:00Z">
        <w:r w:rsidR="00EA4765" w:rsidRPr="00853CB8">
          <w:rPr>
            <w:lang w:eastAsia="zh-CN"/>
          </w:rPr>
          <w:t>Mean Absolute Error</w:t>
        </w:r>
      </w:ins>
      <w:r w:rsidR="00BD08A8" w:rsidRPr="00853CB8">
        <w:rPr>
          <w:lang w:eastAsia="zh-CN"/>
        </w:rPr>
        <w:t xml:space="preserve"> </w:t>
      </w:r>
      <w:ins w:id="62" w:author="Lichen Wu" w:date="2022-04-17T18:39:00Z">
        <w:r w:rsidR="00EA4765" w:rsidRPr="00853CB8">
          <w:rPr>
            <w:lang w:eastAsia="zh-CN"/>
          </w:rPr>
          <w:t>(</w:t>
        </w:r>
      </w:ins>
      <w:r w:rsidR="00BD08A8" w:rsidRPr="00853CB8">
        <w:rPr>
          <w:lang w:eastAsia="zh-CN"/>
        </w:rPr>
        <w:t>MAE</w:t>
      </w:r>
      <w:ins w:id="63" w:author="Lichen Wu" w:date="2022-04-17T18:39:00Z">
        <w:r w:rsidR="00EA4765" w:rsidRPr="00853CB8">
          <w:rPr>
            <w:lang w:eastAsia="zh-CN"/>
          </w:rPr>
          <w:t>)</w:t>
        </w:r>
      </w:ins>
      <w:r w:rsidR="00BD08A8" w:rsidRPr="00853CB8">
        <w:rPr>
          <w:lang w:eastAsia="zh-CN"/>
        </w:rPr>
        <w:t xml:space="preserve"> of 3.62 kW (2.14 kW less than </w:t>
      </w:r>
      <w:ins w:id="64" w:author="Braun, James E" w:date="2022-04-14T09:31:00Z">
        <w:r w:rsidR="00E962A6" w:rsidRPr="00853CB8">
          <w:rPr>
            <w:lang w:eastAsia="zh-CN"/>
          </w:rPr>
          <w:t xml:space="preserve">the </w:t>
        </w:r>
      </w:ins>
      <w:r w:rsidR="00BD08A8" w:rsidRPr="00853CB8">
        <w:rPr>
          <w:lang w:eastAsia="zh-CN"/>
        </w:rPr>
        <w:t xml:space="preserve">RC and 3.99 kW less than </w:t>
      </w:r>
      <w:ins w:id="65" w:author="Braun, James E" w:date="2022-04-14T09:31:00Z">
        <w:r w:rsidR="00E962A6" w:rsidRPr="00853CB8">
          <w:rPr>
            <w:lang w:eastAsia="zh-CN"/>
          </w:rPr>
          <w:t xml:space="preserve">the </w:t>
        </w:r>
      </w:ins>
      <w:r w:rsidR="00BD08A8" w:rsidRPr="00853CB8">
        <w:rPr>
          <w:lang w:eastAsia="zh-CN"/>
        </w:rPr>
        <w:t xml:space="preserve">GGMR), and a </w:t>
      </w:r>
      <w:ins w:id="66" w:author="Lichen Wu" w:date="2022-04-18T18:23:00Z">
        <w:r w:rsidR="00BA2C88" w:rsidRPr="00853CB8">
          <w:rPr>
            <w:lang w:eastAsia="zh-CN"/>
          </w:rPr>
          <w:t>Mean Absolute</w:t>
        </w:r>
        <w:r w:rsidR="00BA2C88">
          <w:rPr>
            <w:lang w:eastAsia="zh-CN"/>
          </w:rPr>
          <w:t xml:space="preserve"> Percentage</w:t>
        </w:r>
        <w:r w:rsidR="00BA2C88" w:rsidRPr="00853CB8">
          <w:rPr>
            <w:lang w:eastAsia="zh-CN"/>
          </w:rPr>
          <w:t xml:space="preserve"> Error </w:t>
        </w:r>
        <w:r w:rsidR="00BA2C88">
          <w:rPr>
            <w:lang w:eastAsia="zh-CN"/>
          </w:rPr>
          <w:t>(</w:t>
        </w:r>
      </w:ins>
      <w:r w:rsidR="00BD08A8" w:rsidRPr="00853CB8">
        <w:rPr>
          <w:lang w:eastAsia="zh-CN"/>
        </w:rPr>
        <w:t>MAPE</w:t>
      </w:r>
      <w:ins w:id="67" w:author="Lichen Wu" w:date="2022-04-18T18:23:00Z">
        <w:r w:rsidR="00BA2C88">
          <w:rPr>
            <w:lang w:eastAsia="zh-CN"/>
          </w:rPr>
          <w:t>)</w:t>
        </w:r>
      </w:ins>
      <w:r w:rsidR="00BD08A8" w:rsidRPr="00853CB8">
        <w:rPr>
          <w:lang w:eastAsia="zh-CN"/>
        </w:rPr>
        <w:t xml:space="preserve"> of 19.31 percent (89.22 percent lower </w:t>
      </w:r>
      <w:ins w:id="68" w:author="Braun, James E" w:date="2022-04-14T09:31:00Z">
        <w:r w:rsidR="00E962A6" w:rsidRPr="00853CB8">
          <w:rPr>
            <w:lang w:eastAsia="zh-CN"/>
          </w:rPr>
          <w:t>than</w:t>
        </w:r>
      </w:ins>
      <w:del w:id="69" w:author="Lichen Wu" w:date="2022-04-18T18:16:00Z">
        <w:r w:rsidR="00BD08A8" w:rsidRPr="00853CB8" w:rsidDel="00353C5E">
          <w:rPr>
            <w:lang w:eastAsia="zh-CN"/>
          </w:rPr>
          <w:delText>from</w:delText>
        </w:r>
      </w:del>
      <w:ins w:id="70" w:author="Braun, James E" w:date="2022-04-14T09:31:00Z">
        <w:r w:rsidR="00E962A6" w:rsidRPr="00853CB8">
          <w:rPr>
            <w:lang w:eastAsia="zh-CN"/>
          </w:rPr>
          <w:t xml:space="preserve"> the</w:t>
        </w:r>
      </w:ins>
      <w:r w:rsidR="00BD08A8" w:rsidRPr="00853CB8">
        <w:rPr>
          <w:lang w:eastAsia="zh-CN"/>
        </w:rPr>
        <w:t xml:space="preserve"> RC, 8.43 percent lower </w:t>
      </w:r>
      <w:del w:id="71" w:author="Lichen Wu" w:date="2022-04-18T18:17:00Z">
        <w:r w:rsidR="00BD08A8" w:rsidRPr="00853CB8" w:rsidDel="00353C5E">
          <w:rPr>
            <w:lang w:eastAsia="zh-CN"/>
          </w:rPr>
          <w:delText xml:space="preserve">from </w:delText>
        </w:r>
      </w:del>
      <w:ins w:id="72" w:author="Braun, James E" w:date="2022-04-14T09:32:00Z">
        <w:r w:rsidR="00E962A6" w:rsidRPr="00853CB8">
          <w:rPr>
            <w:lang w:eastAsia="zh-CN"/>
          </w:rPr>
          <w:t xml:space="preserve">than the </w:t>
        </w:r>
      </w:ins>
      <w:r w:rsidR="00BD08A8" w:rsidRPr="00853CB8">
        <w:rPr>
          <w:lang w:eastAsia="zh-CN"/>
        </w:rPr>
        <w:t>GGMR).</w:t>
      </w:r>
      <w:r w:rsidR="00BD08A8" w:rsidRPr="00853CB8">
        <w:t xml:space="preserve"> </w:t>
      </w:r>
      <w:r w:rsidR="0068314E" w:rsidRPr="00853CB8">
        <w:t>T</w:t>
      </w:r>
      <w:r w:rsidR="00E64BAA" w:rsidRPr="00853CB8">
        <w:t>he hybrid</w:t>
      </w:r>
      <w:r w:rsidR="0068314E" w:rsidRPr="00853CB8">
        <w:t xml:space="preserve"> modeling</w:t>
      </w:r>
      <w:r w:rsidR="00E64BAA" w:rsidRPr="00853CB8">
        <w:t xml:space="preserve"> approach </w:t>
      </w:r>
      <w:ins w:id="73" w:author="Braun, James E" w:date="2022-04-14T09:32:00Z">
        <w:r w:rsidR="00E962A6" w:rsidRPr="00853CB8">
          <w:t xml:space="preserve">significantly </w:t>
        </w:r>
      </w:ins>
      <w:r w:rsidR="00E64BAA" w:rsidRPr="00853CB8">
        <w:t>outperform</w:t>
      </w:r>
      <w:r w:rsidR="003D3D7C" w:rsidRPr="00853CB8">
        <w:t>ed</w:t>
      </w:r>
      <w:r w:rsidR="00E64BAA" w:rsidRPr="00853CB8">
        <w:t xml:space="preserve"> </w:t>
      </w:r>
      <w:r w:rsidR="00734491" w:rsidRPr="00853CB8">
        <w:t>both</w:t>
      </w:r>
      <w:ins w:id="74" w:author="Braun, James E" w:date="2022-04-14T09:32:00Z">
        <w:r w:rsidR="00E962A6" w:rsidRPr="00853CB8">
          <w:t xml:space="preserve"> the</w:t>
        </w:r>
      </w:ins>
      <w:r w:rsidR="00734491" w:rsidRPr="00853CB8">
        <w:t xml:space="preserve"> </w:t>
      </w:r>
      <w:r w:rsidR="00436FD4" w:rsidRPr="00853CB8">
        <w:t xml:space="preserve">RC </w:t>
      </w:r>
      <w:del w:id="75" w:author="Braun, James E" w:date="2022-04-14T09:32:00Z">
        <w:r w:rsidR="00436FD4" w:rsidRPr="00853CB8" w:rsidDel="00E962A6">
          <w:delText xml:space="preserve">model </w:delText>
        </w:r>
      </w:del>
      <w:r w:rsidR="00436FD4" w:rsidRPr="00853CB8">
        <w:t>and GGMR model</w:t>
      </w:r>
      <w:ins w:id="76" w:author="Braun, James E" w:date="2022-04-14T09:32:00Z">
        <w:r w:rsidR="00E962A6" w:rsidRPr="00853CB8">
          <w:t>s</w:t>
        </w:r>
      </w:ins>
      <w:r w:rsidR="00E64BAA" w:rsidRPr="00853CB8">
        <w:t>.</w:t>
      </w:r>
    </w:p>
    <w:p w14:paraId="7E8888DC" w14:textId="77777777" w:rsidR="00136DC7" w:rsidRPr="005F7DE3" w:rsidRDefault="00136DC7" w:rsidP="00120FD7">
      <w:pPr>
        <w:jc w:val="both"/>
      </w:pPr>
    </w:p>
    <w:p w14:paraId="56F7679E" w14:textId="77777777" w:rsidR="00EB4CE8" w:rsidRPr="005F7DE3" w:rsidRDefault="00EB4CE8" w:rsidP="00BD1E49">
      <w:pPr>
        <w:pStyle w:val="Heading1"/>
      </w:pPr>
      <w:r w:rsidRPr="005F7DE3">
        <w:t>1. INTRODUCTION</w:t>
      </w:r>
    </w:p>
    <w:p w14:paraId="6C4EF070" w14:textId="5FED14D1" w:rsidR="00EB4CE8" w:rsidRPr="005F7DE3" w:rsidRDefault="00EB4CE8" w:rsidP="00120FD7">
      <w:pPr>
        <w:jc w:val="both"/>
      </w:pPr>
    </w:p>
    <w:p w14:paraId="71091254" w14:textId="77777777" w:rsidR="00C44A60" w:rsidRDefault="00962C91" w:rsidP="00AF77D1">
      <w:pPr>
        <w:rPr>
          <w:bCs/>
        </w:rPr>
      </w:pPr>
      <w:del w:id="77" w:author="Braun, James E" w:date="2022-04-14T09:49:00Z">
        <w:r w:rsidRPr="00C4330D" w:rsidDel="009C367B">
          <w:rPr>
            <w:bCs/>
          </w:rPr>
          <w:delText>Recently, h</w:delText>
        </w:r>
      </w:del>
      <w:ins w:id="78" w:author="Braun, James E" w:date="2022-04-14T09:49:00Z">
        <w:r w:rsidR="009C367B">
          <w:rPr>
            <w:bCs/>
          </w:rPr>
          <w:t>H</w:t>
        </w:r>
      </w:ins>
      <w:r w:rsidRPr="00C4330D">
        <w:rPr>
          <w:bCs/>
        </w:rPr>
        <w:t xml:space="preserve">ydronic radiant slab systems (HRSS) </w:t>
      </w:r>
      <w:del w:id="79" w:author="Braun, James E" w:date="2022-04-14T09:49:00Z">
        <w:r w:rsidRPr="00C4330D" w:rsidDel="009C367B">
          <w:rPr>
            <w:bCs/>
          </w:rPr>
          <w:delText xml:space="preserve">demonstrated </w:delText>
        </w:r>
      </w:del>
      <w:ins w:id="80" w:author="Braun, James E" w:date="2022-04-14T09:49:00Z">
        <w:r w:rsidR="009C367B">
          <w:rPr>
            <w:bCs/>
          </w:rPr>
          <w:t>have</w:t>
        </w:r>
        <w:r w:rsidR="009C367B" w:rsidRPr="00C4330D">
          <w:rPr>
            <w:bCs/>
          </w:rPr>
          <w:t xml:space="preserve"> </w:t>
        </w:r>
      </w:ins>
      <w:r w:rsidRPr="00C4330D">
        <w:rPr>
          <w:bCs/>
        </w:rPr>
        <w:t xml:space="preserve">significant benefits for thermal management of conditioned spaces, including increased thermal comfort and </w:t>
      </w:r>
      <w:r w:rsidR="00344707" w:rsidRPr="005F7DE3">
        <w:rPr>
          <w:bCs/>
        </w:rPr>
        <w:t>energy</w:t>
      </w:r>
      <w:r w:rsidRPr="00C4330D">
        <w:rPr>
          <w:bCs/>
        </w:rPr>
        <w:t xml:space="preserve"> savings</w:t>
      </w:r>
      <w:ins w:id="81" w:author="Lichen Wu" w:date="2022-04-17T18:55:00Z">
        <w:r w:rsidR="003D66E0">
          <w:rPr>
            <w:bCs/>
          </w:rPr>
          <w:t xml:space="preserve"> </w:t>
        </w:r>
      </w:ins>
      <w:r w:rsidR="003D66E0">
        <w:rPr>
          <w:bCs/>
        </w:rPr>
        <w:fldChar w:fldCharType="begin"/>
      </w:r>
      <w:r w:rsidR="003E1212">
        <w:rPr>
          <w:bCs/>
        </w:rPr>
        <w:instrText xml:space="preserve"> ADDIN ZOTERO_ITEM CSL_CITATION {"citationID":"t8BbFax4","properties":{"formattedCitation":"(Joe and Karava 2019; Rhee and Kim 2015)","plainCitation":"(Joe and Karava 2019; Rhee and Kim 2015)","noteIndex":0},"citationItems":[{"id":1023,"uris":["http://zotero.org/users/3944343/items/3335GVS2"],"itemData":{"id":1023,"type":"article-journal","container-title":"Applied Energy","DOI":"10.1016/j.apenergy.2019.03.209","ISSN":"03062619","journalAbbreviation":"Applied Energy","language":"en","page":"65-77","source":"DOI.org (Crossref)","title":"A model predictive control strategy to optimize the performance of radiant floor heating and cooling systems in office buildings","volume":"245","author":[{"family":"Joe","given":"Jaewan"},{"family":"Karava","given":"Panagiota"}],"issued":{"date-parts":[["2019",7]]}}},{"id":929,"uris":["http://zotero.org/users/3944343/items/XMDICICN"],"itemData":{"id":929,"type":"article-journal","abstract":"The radiant heating and cooling (RHC) system has been gaining much popularity due to high thermal comfort, reduced energy consumption, quiet operation, space saving, and so on. For this reason, there have been numerous studies on the RHC system to evaluate the thermal performance of the system and to implement the system for practical applications. This study conducted a literature review on the basic and applied research in RHC systems for the built environment. The objective of this review is to find out the research trend of the RHC system, to discover main issues for the RHC system understanding, and to suggest further studies for the system development. In this study, a comprehensive review was conducted, in terms of thermal comfort, thermal analysis including heat transfer model, heating/cooling capacity, CFD analysis, energy simulation, system configuration and control strategies. The results showed that the RHC system has been continuously developed, modified and improved to achieve better thermal comfort and energy efficiency. Based on the review results, several topics for future studies were suggested, which are required to overcome the limitations of the RHC system for extending its application to various building types, climate, and so on.","collection-title":"Fifty Year Anniversary for Building and Environment","container-title":"Building and Environment","DOI":"10.1016/j.buildenv.2015.03.040","ISSN":"0360-1323","journalAbbreviation":"Building and Environment","language":"en","page":"166-190","source":"ScienceDirect","title":"A 50 year review of basic and applied research in radiant heating and cooling systems for the built environment","volume":"91","author":[{"family":"Rhee","given":"Kyu-Nam"},{"family":"Kim","given":"Kwang Woo"}],"issued":{"date-parts":[["2015",9,1]]}}}],"schema":"https://github.com/citation-style-language/schema/raw/master/csl-citation.json"} </w:instrText>
      </w:r>
      <w:r w:rsidR="003D66E0">
        <w:rPr>
          <w:bCs/>
        </w:rPr>
        <w:fldChar w:fldCharType="separate"/>
      </w:r>
      <w:r w:rsidR="003E1212" w:rsidRPr="003E1212">
        <w:t>(Joe and Karava 2019; Rhee and Kim 2015)</w:t>
      </w:r>
      <w:r w:rsidR="003D66E0">
        <w:rPr>
          <w:bCs/>
        </w:rPr>
        <w:fldChar w:fldCharType="end"/>
      </w:r>
      <w:del w:id="82" w:author="Lichen Wu" w:date="2022-04-17T18:54:00Z">
        <w:r w:rsidR="002A5CFA" w:rsidDel="003D66E0">
          <w:rPr>
            <w:bCs/>
          </w:rPr>
          <w:delText xml:space="preserve"> </w:delText>
        </w:r>
      </w:del>
      <w:r w:rsidRPr="00C4330D">
        <w:rPr>
          <w:bCs/>
        </w:rPr>
        <w:t xml:space="preserve">. Apart from these benefits, the large thermal storage capacity of </w:t>
      </w:r>
      <w:ins w:id="83" w:author="Braun, James E" w:date="2022-04-14T09:51:00Z">
        <w:r w:rsidR="009C367B">
          <w:rPr>
            <w:bCs/>
          </w:rPr>
          <w:t xml:space="preserve">an </w:t>
        </w:r>
      </w:ins>
      <w:r w:rsidRPr="00C4330D">
        <w:rPr>
          <w:bCs/>
        </w:rPr>
        <w:t xml:space="preserve">HRSS has a few </w:t>
      </w:r>
      <w:proofErr w:type="spellStart"/>
      <w:r w:rsidRPr="00C4330D">
        <w:rPr>
          <w:bCs/>
        </w:rPr>
        <w:t>disadv</w:t>
      </w:r>
      <w:proofErr w:type="spellEnd"/>
    </w:p>
    <w:p w14:paraId="1B9D7895" w14:textId="77777777" w:rsidR="00C44A60" w:rsidRDefault="00C44A60" w:rsidP="00AF77D1">
      <w:pPr>
        <w:rPr>
          <w:bCs/>
        </w:rPr>
      </w:pPr>
    </w:p>
    <w:p w14:paraId="04AF9C7B" w14:textId="0411029A" w:rsidR="00CD5554" w:rsidRPr="005F7DE3" w:rsidRDefault="00E40623" w:rsidP="00AF77D1">
      <w:pPr>
        <w:rPr>
          <w:bCs/>
        </w:rPr>
      </w:pPr>
      <w:del w:id="84" w:author="Lichen Wu" w:date="2022-04-17T18:54:00Z">
        <w:r w:rsidRPr="00E40623" w:rsidDel="00E40623">
          <w:rPr>
            <w:bCs/>
          </w:rPr>
          <w:delText>(Joe and Karava 2019b; Rhee and Kim 2015)</w:delText>
        </w:r>
      </w:del>
      <w:proofErr w:type="spellStart"/>
      <w:r w:rsidR="00962C91" w:rsidRPr="00C4330D">
        <w:rPr>
          <w:bCs/>
        </w:rPr>
        <w:t>antages</w:t>
      </w:r>
      <w:proofErr w:type="spellEnd"/>
      <w:r w:rsidR="00962C91" w:rsidRPr="00C4330D">
        <w:rPr>
          <w:bCs/>
        </w:rPr>
        <w:t xml:space="preserve">. One disadvantage of the large thermal time constant is that it causes cooling output to be delayed when supply water </w:t>
      </w:r>
      <w:r w:rsidR="00493FF4" w:rsidRPr="005F7DE3">
        <w:rPr>
          <w:bCs/>
        </w:rPr>
        <w:t xml:space="preserve">flow rates and temperature </w:t>
      </w:r>
      <w:del w:id="85" w:author="Braun, James E" w:date="2022-04-14T09:50:00Z">
        <w:r w:rsidR="00493FF4" w:rsidRPr="005F7DE3" w:rsidDel="009C367B">
          <w:rPr>
            <w:bCs/>
          </w:rPr>
          <w:delText>were</w:delText>
        </w:r>
        <w:r w:rsidR="00962C91" w:rsidRPr="00C4330D" w:rsidDel="009C367B">
          <w:rPr>
            <w:bCs/>
          </w:rPr>
          <w:delText xml:space="preserve"> </w:delText>
        </w:r>
      </w:del>
      <w:ins w:id="86" w:author="Braun, James E" w:date="2022-04-14T09:50:00Z">
        <w:r w:rsidR="009C367B">
          <w:rPr>
            <w:bCs/>
          </w:rPr>
          <w:t>are</w:t>
        </w:r>
        <w:r w:rsidR="009C367B" w:rsidRPr="00C4330D">
          <w:rPr>
            <w:bCs/>
          </w:rPr>
          <w:t xml:space="preserve"> </w:t>
        </w:r>
      </w:ins>
      <w:r w:rsidR="00962C91" w:rsidRPr="00C4330D">
        <w:rPr>
          <w:bCs/>
        </w:rPr>
        <w:t>adjusted</w:t>
      </w:r>
      <w:r w:rsidR="00015864" w:rsidRPr="005F7DE3">
        <w:rPr>
          <w:bCs/>
        </w:rPr>
        <w:t xml:space="preserve"> </w:t>
      </w:r>
      <w:r w:rsidR="00015864" w:rsidRPr="005F7DE3">
        <w:rPr>
          <w:bCs/>
        </w:rPr>
        <w:fldChar w:fldCharType="begin"/>
      </w:r>
      <w:r w:rsidR="00A076C2">
        <w:rPr>
          <w:bCs/>
        </w:rPr>
        <w:instrText xml:space="preserve"> ADDIN ZOTERO_ITEM CSL_CITATION {"citationID":"DyqNIXRn","properties":{"formattedCitation":"(Liu et al. 2011)","plainCitation":"(Liu et al. 2011)","noteIndex":0},"citationItems":[{"id":892,"uris":["http://zotero.org/users/3944343/items/DRQTASCI"],"itemData":{"id":892,"type":"article-journal","abstract":"Thermal properties of concrete core cooling slab have direct and strong influence on its dynamic cooling performance. Star-type RC-network model can be used to simulate thermal dynamic performance of concrete cooling slab, but the heat resistance and the heat capacity of assumed core temperature layer in the model is difficult to determine. This article proposed a method to define these two thermal properties in geometric way, and modified RC-network model was established in order to validate the method. Then thermal steady and dynamic performances of two typical concrete core cooling slabs were simulated by the modified star-type RC-network model and FEM respectively. The results indicate that the modified RC-network model was in good agreement with FEM both in dynamic and steady cooling performance simulation. Furthermore, application scope of the modified RC-network model was investigated and defined.","container-title":"Energy and Buildings","DOI":"10.1016/j.enbuild.2011.05.029","ISSN":"0378-7788","issue":"9","journalAbbreviation":"Energy and Buildings","language":"en","page":"2378-2384","source":"ScienceDirect","title":"Establishment and validation of modified star-type RC-network model for concrete core cooling slab","volume":"43","author":[{"family":"Liu","given":"Kuixing"},{"family":"Tian","given":"Zhe"},{"family":"Zhang","given":"Cheng"},{"family":"Ding","given":"Yan"},{"family":"Wang","given":"Weiliang"}],"issued":{"date-parts":[["2011",9,1]]}}}],"schema":"https://github.com/citation-style-language/schema/raw/master/csl-citation.json"} </w:instrText>
      </w:r>
      <w:r w:rsidR="00015864" w:rsidRPr="005F7DE3">
        <w:rPr>
          <w:bCs/>
        </w:rPr>
        <w:fldChar w:fldCharType="separate"/>
      </w:r>
      <w:r w:rsidR="00A076C2" w:rsidRPr="00A076C2">
        <w:t>(Liu et al. 2011)</w:t>
      </w:r>
      <w:r w:rsidR="00015864" w:rsidRPr="005F7DE3">
        <w:rPr>
          <w:bCs/>
        </w:rPr>
        <w:fldChar w:fldCharType="end"/>
      </w:r>
      <w:r w:rsidR="00962C91" w:rsidRPr="00C4330D">
        <w:rPr>
          <w:bCs/>
        </w:rPr>
        <w:t>. Additionally, conventional control based on room temperature feedback may consume more primary energy than a conventional air system</w:t>
      </w:r>
      <w:r w:rsidR="00015864" w:rsidRPr="005F7DE3">
        <w:rPr>
          <w:bCs/>
        </w:rPr>
        <w:t xml:space="preserve"> </w:t>
      </w:r>
      <w:r w:rsidR="00015864" w:rsidRPr="005F7DE3">
        <w:rPr>
          <w:bCs/>
        </w:rPr>
        <w:fldChar w:fldCharType="begin"/>
      </w:r>
      <w:r w:rsidR="00A076C2">
        <w:rPr>
          <w:bCs/>
        </w:rPr>
        <w:instrText xml:space="preserve"> ADDIN ZOTERO_ITEM CSL_CITATION {"citationID":"EDU7ULgV","properties":{"formattedCitation":"(Sourbron et al. 2009)","plainCitation":"(Sourbron et al. 2009)","noteIndex":0},"citationItems":[{"id":921,"uris":["http://zotero.org/users/3944343/items/K7QU59QP"],"itemData":{"id":921,"type":"article-journal","abstract":"The large thermal time constant of thermally activated building systems (TABS) hampers communication between the system's production and emission. Therefore, conventional building control strategies, typically using room temperature feedback, are unadapted to control thermal comfort efficiently. In this paper, measurement data and simulation results reveal that unadapted TABS control has a dramatic impact on overall energy performance. Measurements in a TABS building with room temperature feedback show the HVAC system switching between heating and cooling in a very short time frame. A simplified, generic room model is used to simulate, understand and evaluate this behaviour. For room temperature feedback control, only 45% of the cold and 15% of the heat produced actually controls room temperature. The remainder is stored in the TABS and exchanged between the heating and cooling system. Enlarging the heating-to-cooling set point band improves this ratio, while maintaining thermal comfort. On the other hand, night time operation control of the circulation pump, adapted to the TABS thermal time constant, eliminates this ‘unused’ energy completely. In this case, however, even with perfect heat gain forecasts, it is difficult to avoid room temperatures dropping below thermal comfort limits during initial office hours. Hence, a supplementary air-conditioning system seems inevitable.","container-title":"Energy and Buildings","DOI":"10.1016/j.enbuild.2009.05.015","ISSN":"0378-7788","issue":"10","journalAbbreviation":"Energy and Buildings","language":"en","page":"1091-1098","source":"ScienceDirect","title":"Efficiently produced heat and cold is squandered by inappropriate control strategies: A case study","title-short":"Efficiently produced heat and cold is squandered by inappropriate control strategies","volume":"41","author":[{"family":"Sourbron","given":"M."},{"family":"De Herdt","given":"R."},{"family":"Van Reet","given":"T."},{"family":"Van Passel","given":"W."},{"family":"Baelmans","given":"M."},{"family":"Helsen","given":"L."}],"issued":{"date-parts":[["2009",10,1]]}}}],"schema":"https://github.com/citation-style-language/schema/raw/master/csl-citation.json"} </w:instrText>
      </w:r>
      <w:r w:rsidR="00015864" w:rsidRPr="005F7DE3">
        <w:rPr>
          <w:bCs/>
        </w:rPr>
        <w:fldChar w:fldCharType="separate"/>
      </w:r>
      <w:r w:rsidR="00A076C2" w:rsidRPr="00A076C2">
        <w:t>(Sourbron et al. 2009)</w:t>
      </w:r>
      <w:r w:rsidR="00015864" w:rsidRPr="005F7DE3">
        <w:rPr>
          <w:bCs/>
        </w:rPr>
        <w:fldChar w:fldCharType="end"/>
      </w:r>
      <w:r w:rsidR="00962C91" w:rsidRPr="00C4330D">
        <w:rPr>
          <w:bCs/>
        </w:rPr>
        <w:t xml:space="preserve">. Moreover, </w:t>
      </w:r>
      <w:ins w:id="87" w:author="Braun, James E" w:date="2022-04-14T09:52:00Z">
        <w:r w:rsidR="009C367B">
          <w:rPr>
            <w:bCs/>
          </w:rPr>
          <w:t xml:space="preserve">an </w:t>
        </w:r>
      </w:ins>
      <w:r w:rsidR="00CC06CB">
        <w:rPr>
          <w:bCs/>
        </w:rPr>
        <w:t>HRSS</w:t>
      </w:r>
      <w:r w:rsidR="00962C91" w:rsidRPr="00C4330D">
        <w:rPr>
          <w:bCs/>
        </w:rPr>
        <w:t xml:space="preserve"> frequently experience</w:t>
      </w:r>
      <w:ins w:id="88" w:author="Braun, James E" w:date="2022-04-14T09:52:00Z">
        <w:r w:rsidR="009C367B">
          <w:rPr>
            <w:bCs/>
          </w:rPr>
          <w:t>s</w:t>
        </w:r>
      </w:ins>
      <w:r w:rsidR="00962C91" w:rsidRPr="00C4330D">
        <w:rPr>
          <w:bCs/>
        </w:rPr>
        <w:t xml:space="preserve"> concurrent thermal disturbances caused by solar radiation, internal heat, and air systems</w:t>
      </w:r>
      <w:r w:rsidR="00015864" w:rsidRPr="005F7DE3">
        <w:rPr>
          <w:bCs/>
        </w:rPr>
        <w:t xml:space="preserve"> </w:t>
      </w:r>
      <w:r w:rsidR="00015864" w:rsidRPr="005F7DE3">
        <w:rPr>
          <w:bCs/>
        </w:rPr>
        <w:fldChar w:fldCharType="begin"/>
      </w:r>
      <w:r w:rsidR="00A076C2">
        <w:rPr>
          <w:bCs/>
        </w:rPr>
        <w:instrText xml:space="preserve"> ADDIN ZOTERO_ITEM CSL_CITATION {"citationID":"BljoAORp","properties":{"formattedCitation":"(Koschenz and Dorer 1999)","plainCitation":"(Koschenz and Dorer 1999)","noteIndex":0},"citationItems":[{"id":915,"uris":["http://zotero.org/users/3944343/items/SIMQ9I8R"],"itemData":{"id":915,"type":"article-journal","abstract":"In Europe, hydronic concrete core systems are being increasingly used for room conditioning systems. The concrete slab acts as heat accumulator and permits dissipation of the load using, for instance, cooling towers. When using such systems the external climatic conditions limit the achievable water temperature. The convective loads, however, directly affect the room air temperature and reduce the storable part of the load. The ventilation system also has a large influence on the energy related operation of such a system. Moreover, the dimensions of the concrete slab and the layout geometry of the water pipes, especially the spacing, are important factors for the design of the system. A model is described which can be used to illustrate the transient two dimensional heat flow in such a construction. This method is suitable for simple hand calculations, but can also be integrated into existing building simulation programs without having to modify the program code. Thus, the complete system can be designed for practical applications to ensure optimum operation. In addition, this paper describes the interrelationship between heat storage capacity and pipe geometry. Finally, criteria are listed for suitable application of concrete slab cooling and further aspects are listed that need to be considered in connection with these systems.","container-title":"Energy and Buildings","DOI":"10.1016/S0378-7788(98)00081-4","ISSN":"0378-7788","issue":"2","journalAbbreviation":"Energy and Buildings","language":"en","page":"139-145","source":"ScienceDirect","title":"Interaction of an air system with concrete core conditioning","volume":"30","author":[{"family":"Koschenz","given":"Markus"},{"family":"Dorer","given":"Viktor"}],"issued":{"date-parts":[["1999",6,1]]}}}],"schema":"https://github.com/citation-style-language/schema/raw/master/csl-citation.json"} </w:instrText>
      </w:r>
      <w:r w:rsidR="00015864" w:rsidRPr="005F7DE3">
        <w:rPr>
          <w:bCs/>
        </w:rPr>
        <w:fldChar w:fldCharType="separate"/>
      </w:r>
      <w:r w:rsidR="00A076C2" w:rsidRPr="00A076C2">
        <w:t>(Koschenz and Dorer 1999)</w:t>
      </w:r>
      <w:r w:rsidR="00015864" w:rsidRPr="005F7DE3">
        <w:rPr>
          <w:bCs/>
        </w:rPr>
        <w:fldChar w:fldCharType="end"/>
      </w:r>
      <w:ins w:id="89" w:author="Braun, James E" w:date="2022-04-14T09:52:00Z">
        <w:r w:rsidR="009C367B">
          <w:rPr>
            <w:bCs/>
          </w:rPr>
          <w:t xml:space="preserve"> that when combined with </w:t>
        </w:r>
      </w:ins>
      <w:del w:id="90" w:author="Braun, James E" w:date="2022-04-14T09:52:00Z">
        <w:r w:rsidR="00962C91" w:rsidRPr="00C4330D" w:rsidDel="009C367B">
          <w:rPr>
            <w:bCs/>
          </w:rPr>
          <w:delText xml:space="preserve">. As a result, </w:delText>
        </w:r>
      </w:del>
      <w:r w:rsidR="00962C91" w:rsidRPr="00C4330D">
        <w:rPr>
          <w:bCs/>
        </w:rPr>
        <w:t xml:space="preserve">conventional </w:t>
      </w:r>
      <w:del w:id="91" w:author="Braun, James E" w:date="2022-04-14T09:52:00Z">
        <w:r w:rsidR="00962C91" w:rsidRPr="00C4330D" w:rsidDel="009C367B">
          <w:rPr>
            <w:bCs/>
          </w:rPr>
          <w:delText xml:space="preserve">HRSS </w:delText>
        </w:r>
      </w:del>
      <w:r w:rsidR="00962C91" w:rsidRPr="00C4330D">
        <w:rPr>
          <w:bCs/>
        </w:rPr>
        <w:t xml:space="preserve">control </w:t>
      </w:r>
      <w:ins w:id="92" w:author="Braun, James E" w:date="2022-04-14T09:52:00Z">
        <w:r w:rsidR="009C367B">
          <w:rPr>
            <w:bCs/>
          </w:rPr>
          <w:t xml:space="preserve">approaches can lead to </w:t>
        </w:r>
      </w:ins>
      <w:del w:id="93" w:author="Braun, James E" w:date="2022-04-14T09:52:00Z">
        <w:r w:rsidR="00962C91" w:rsidRPr="00C4330D" w:rsidDel="009C367B">
          <w:rPr>
            <w:bCs/>
          </w:rPr>
          <w:delText xml:space="preserve">frequently encounters </w:delText>
        </w:r>
      </w:del>
      <w:r w:rsidR="00962C91" w:rsidRPr="00C4330D">
        <w:rPr>
          <w:bCs/>
        </w:rPr>
        <w:t xml:space="preserve">overcooling or overheating issues. To address these issues, </w:t>
      </w:r>
      <w:ins w:id="94" w:author="Braun, James E" w:date="2022-04-14T09:53:00Z">
        <w:r w:rsidR="009C367B">
          <w:rPr>
            <w:bCs/>
          </w:rPr>
          <w:t xml:space="preserve">an </w:t>
        </w:r>
      </w:ins>
      <w:r w:rsidR="00962C91" w:rsidRPr="00C4330D">
        <w:rPr>
          <w:bCs/>
        </w:rPr>
        <w:t xml:space="preserve">HRSS </w:t>
      </w:r>
      <w:del w:id="95" w:author="Braun, James E" w:date="2022-04-14T09:53:00Z">
        <w:r w:rsidR="00962C91" w:rsidRPr="00C4330D" w:rsidDel="009C367B">
          <w:rPr>
            <w:bCs/>
          </w:rPr>
          <w:delText xml:space="preserve">requires </w:delText>
        </w:r>
      </w:del>
      <w:ins w:id="96" w:author="Braun, James E" w:date="2022-04-14T09:53:00Z">
        <w:r w:rsidR="009C367B">
          <w:rPr>
            <w:bCs/>
          </w:rPr>
          <w:t>should incorporate</w:t>
        </w:r>
        <w:r w:rsidR="009C367B" w:rsidRPr="00C4330D">
          <w:rPr>
            <w:bCs/>
          </w:rPr>
          <w:t xml:space="preserve"> </w:t>
        </w:r>
      </w:ins>
      <w:r w:rsidR="00962C91" w:rsidRPr="00C4330D">
        <w:rPr>
          <w:bCs/>
        </w:rPr>
        <w:t>Model Predictive Control (MPC) with accurate load prediction</w:t>
      </w:r>
      <w:del w:id="97" w:author="Braun, James E" w:date="2022-04-14T09:53:00Z">
        <w:r w:rsidR="00962C91" w:rsidRPr="00C4330D" w:rsidDel="009C367B">
          <w:rPr>
            <w:bCs/>
          </w:rPr>
          <w:delText>, as stated in</w:delText>
        </w:r>
      </w:del>
      <w:del w:id="98" w:author="Lichen Wu" w:date="2022-04-17T17:24:00Z">
        <w:r w:rsidR="00962C91" w:rsidRPr="00C4330D" w:rsidDel="009422F2">
          <w:rPr>
            <w:bCs/>
          </w:rPr>
          <w:delText xml:space="preserve"> </w:delText>
        </w:r>
      </w:del>
      <w:ins w:id="99" w:author="Lichen Wu" w:date="2022-04-17T17:25:00Z">
        <w:r w:rsidR="009422F2">
          <w:rPr>
            <w:bCs/>
          </w:rPr>
          <w:t xml:space="preserve"> </w:t>
        </w:r>
      </w:ins>
      <w:r w:rsidR="003E1212">
        <w:rPr>
          <w:bCs/>
        </w:rPr>
        <w:fldChar w:fldCharType="begin"/>
      </w:r>
      <w:r w:rsidR="003E1212">
        <w:rPr>
          <w:bCs/>
        </w:rPr>
        <w:instrText xml:space="preserve"> ADDIN ZOTERO_ITEM CSL_CITATION {"citationID":"x6GOHhRe","properties":{"formattedCitation":"(Joe and Karava 2019)","plainCitation":"(Joe and Karava 2019)","noteIndex":0},"citationItems":[{"id":1023,"uris":["http://zotero.org/users/3944343/items/3335GVS2"],"itemData":{"id":1023,"type":"article-journal","container-title":"Applied Energy","DOI":"10.1016/j.apenergy.2019.03.209","ISSN":"03062619","journalAbbreviation":"Applied Energy","language":"en","page":"65-77","source":"DOI.org (Crossref)","title":"A model predictive control strategy to optimize the performance of radiant floor heating and cooling systems in office buildings","volume":"245","author":[{"family":"Joe","given":"Jaewan"},{"family":"Karava","given":"Panagiota"}],"issued":{"date-parts":[["2019",7]]}}}],"schema":"https://github.com/citation-style-language/schema/raw/master/csl-citation.json"} </w:instrText>
      </w:r>
      <w:r w:rsidR="003E1212">
        <w:rPr>
          <w:bCs/>
        </w:rPr>
        <w:fldChar w:fldCharType="separate"/>
      </w:r>
      <w:r w:rsidR="003E1212" w:rsidRPr="003E1212">
        <w:t>(Joe and Karava 2019)</w:t>
      </w:r>
      <w:r w:rsidR="003E1212">
        <w:rPr>
          <w:bCs/>
        </w:rPr>
        <w:fldChar w:fldCharType="end"/>
      </w:r>
      <w:del w:id="100" w:author="Lichen Wu" w:date="2022-04-17T21:52:00Z">
        <w:r w:rsidR="00D511EB" w:rsidDel="003E1212">
          <w:rPr>
            <w:bCs/>
          </w:rPr>
          <w:fldChar w:fldCharType="begin"/>
        </w:r>
        <w:r w:rsidR="002E6F0D" w:rsidDel="003E1212">
          <w:rPr>
            <w:bCs/>
          </w:rPr>
          <w:delInstrText xml:space="preserve"> ADDIN ZOTERO_ITEM CSL_CITATION {"citationID":"6lsvJsUY","properties":{"formattedCitation":"(Joe and Karava 2019b)","plainCitation":"(Joe and Karava 2019b)","noteIndex":0},"citationItems":[{"id":"a42n3DLC/hIV6aP6c","uris":["http://zotero.org/users/3944343/items/M9YJSAIY"],"itemData":{"id":924,"type":"article-journal","abstract":"This paper introduces a smart operation strategy based on model predictive control (MPC) to optimize the performance of hydronic radiant floor systems in office buildings and presents results from its implementation in an actual building. Our MPC approach uses dynamic estimates and predictions of zone loads and temperatures, outdoor weather conditions, and HVAC system models to minimize energy consumption and cost while meeting equipment and thermal comfort constraints. It includes data-driven building models estimated and validated using data from an actual building, and deploys an optimizer based on constraint linear/quadratic programming with hard comfort bounds that yields a global minimum with predicted exogenous disturbances. The MPC results show 34% cost savings compared to baseline feedback control during the cooling season and 16% energy use reduction during the heating season. Also, the radiant floor system with the predictive controller shows 29–50% energy savings when compared with a baseline air delivery system serving two identical thermal zones located in the same building.","container-title":"Applied Energy","DOI":"10.1016/j.apenergy.2019.03.209","ISSN":"0306-2619","journalAbbreviation":"Applied Energy","language":"en","page":"65-77","source":"ScienceDirect","title":"A model predictive control strategy to optimize the performance of radiant floor heating and cooling systems in office buildings","volume":"245","author":[{"family":"Joe","given":"Jaewan"},{"family":"Karava","given":"Panagiota"}],"issued":{"date-parts":[["2019",7,1]]}}}],"schema":"https://github.com/citation-style-language/schema/raw/master/csl-citation.json"} </w:delInstrText>
        </w:r>
        <w:r w:rsidR="00D511EB" w:rsidDel="003E1212">
          <w:rPr>
            <w:bCs/>
          </w:rPr>
          <w:fldChar w:fldCharType="separate"/>
        </w:r>
        <w:r w:rsidR="003D66E0" w:rsidRPr="003D66E0" w:rsidDel="003E1212">
          <w:delText>(Joe and Karava 2019b)</w:delText>
        </w:r>
        <w:r w:rsidR="00D511EB" w:rsidDel="003E1212">
          <w:rPr>
            <w:bCs/>
          </w:rPr>
          <w:fldChar w:fldCharType="end"/>
        </w:r>
      </w:del>
      <w:del w:id="101" w:author="Lichen Wu" w:date="2022-04-17T17:26:00Z">
        <w:r w:rsidR="009422F2" w:rsidDel="00D511EB">
          <w:rPr>
            <w:bCs/>
          </w:rPr>
          <w:fldChar w:fldCharType="begin"/>
        </w:r>
        <w:r w:rsidR="009422F2" w:rsidDel="00D511EB">
          <w:rPr>
            <w:bCs/>
          </w:rPr>
          <w:delInstrText xml:space="preserve"> ADDIN ZOTERO_ITEM CSL_CITATION {"citationID":"lFVJYYCt","properties":{"formattedCitation":"(Joe and Karava 2019)","plainCitation":"(Joe and Karava 2019)","noteIndex":0},"citationItems":[{"id":924,"uris":["http://zotero.org/users/3944343/items/M9YJSAIY"],"itemData":{"id":924,"type":"article-journal","abstract":"This paper introduces a smart operation strategy based on model predictive control (MPC) to optimize the performance of hydronic radiant floor systems in office buildings and presents results from its implementation in an actual building. Our MPC approach uses dynamic estimates and predictions of zone loads and temperatures, outdoor weather conditions, and HVAC system models to minimize energy consumption and cost while meeting equipment and thermal comfort constraints. It includes data-driven building models estimated and validated using data from an actual building, and deploys an optimizer based on constraint linear/quadratic programming with hard comfort bounds that yields a global minimum with predicted exogenous disturbances. The MPC results show 34% cost savings compared to baseline feedback control during the cooling season and 16% energy use reduction during the heating season. Also, the radiant floor system with the predictive controller shows 29–50% energy savings when compared with a baseline air delivery system serving two identical thermal zones located in the same building.","container-title":"Applied Energy","DOI":"10.1016/j.apenergy.2019.03.209","ISSN":"0306-2619","journalAbbreviation":"Applied Energy","language":"en","page":"65-77","source":"ScienceDirect","title":"A model predictive control strategy to optimize the performance of radiant floor heating and cooling systems in office buildings","volume":"245","author":[{"family":"Joe","given":"Jaewan"},{"family":"Karava","given":"Panagiota"}],"issued":{"date-parts":[["2019",7,1]]}}}],"schema":"https://github.com/citation-style-language/schema/raw/master/csl-citation.json"} </w:delInstrText>
        </w:r>
        <w:r w:rsidR="009422F2" w:rsidDel="00D511EB">
          <w:rPr>
            <w:bCs/>
          </w:rPr>
          <w:fldChar w:fldCharType="separate"/>
        </w:r>
        <w:r w:rsidR="009422F2" w:rsidRPr="009422F2" w:rsidDel="00D511EB">
          <w:delText>(Joe and Karava 2019)</w:delText>
        </w:r>
        <w:r w:rsidR="009422F2" w:rsidDel="00D511EB">
          <w:rPr>
            <w:bCs/>
          </w:rPr>
          <w:fldChar w:fldCharType="end"/>
        </w:r>
      </w:del>
      <w:del w:id="102" w:author="Lichen Wu" w:date="2022-04-17T17:24:00Z">
        <w:r w:rsidR="00015864" w:rsidRPr="005F7DE3" w:rsidDel="009422F2">
          <w:rPr>
            <w:bCs/>
          </w:rPr>
          <w:fldChar w:fldCharType="begin"/>
        </w:r>
        <w:r w:rsidR="00A076C2" w:rsidDel="009422F2">
          <w:rPr>
            <w:bCs/>
          </w:rPr>
          <w:delInstrText xml:space="preserve"> ADDIN ZOTERO_ITEM CSL_CITATION {"citationID":"dfEXDbEw","properties":{"formattedCitation":"(Joe and Karava 2019)","plainCitation":"(Joe and Karava 2019)","noteIndex":0},"citationItems":[{"id":924,"uris":["http://zotero.org/users/3944343/items/M9YJSAIY"],"itemData":{"id":924,"type":"article-journal","abstract":"This paper introduces a smart operation strategy based on model predictive control (MPC) to optimize the performance of hydronic radiant floor systems in office buildings and presents results from its implementation in an actual building. Our MPC approach uses dynamic estimates and predictions of zone loads and temperatures, outdoor weather conditions, and HVAC system models to minimize energy consumption and cost while meeting equipment and thermal comfort constraints. It includes data-driven building models estimated and validated using data from an actual building, and deploys an optimizer based on constraint linear/quadratic programming with hard comfort bounds that yields a global minimum with predicted exogenous disturbances. The MPC results show 34% cost savings compared to baseline feedback control during the cooling season and 16% energy use reduction during the heating season. Also, the radiant floor system with the predictive controller shows 29–50% energy savings when compared with a baseline air delivery system serving two identical thermal zones located in the same building.","container-title":"Applied Energy","DOI":"10.1016/j.apenergy.2019.03.209","ISSN":"0306-2619","journalAbbreviation":"Applied Energy","language":"en","page":"65-77","source":"ScienceDirect","title":"A model predictive control strategy to optimize the performance of radiant floor heating and cooling systems in office buildings","volume":"245","author":[{"family":"Joe","given":"Jaewan"},{"family":"Karava","given":"Panagiota"}],"issued":{"date-parts":[["2019",7,1]]}}}],"schema":"https://github.com/citation-style-language/schema/raw/master/csl-citation.json"} </w:delInstrText>
        </w:r>
        <w:r w:rsidR="00015864" w:rsidRPr="005F7DE3" w:rsidDel="009422F2">
          <w:rPr>
            <w:bCs/>
          </w:rPr>
          <w:fldChar w:fldCharType="separate"/>
        </w:r>
        <w:r w:rsidR="00A076C2" w:rsidRPr="00A076C2" w:rsidDel="009422F2">
          <w:delText>(Joe and Karava 2019)</w:delText>
        </w:r>
        <w:r w:rsidR="00015864" w:rsidRPr="005F7DE3" w:rsidDel="009422F2">
          <w:rPr>
            <w:bCs/>
          </w:rPr>
          <w:fldChar w:fldCharType="end"/>
        </w:r>
      </w:del>
      <w:r w:rsidR="00962C91" w:rsidRPr="00C4330D">
        <w:rPr>
          <w:bCs/>
        </w:rPr>
        <w:t xml:space="preserve">. In general, </w:t>
      </w:r>
      <w:r w:rsidR="00CC06CB">
        <w:rPr>
          <w:bCs/>
        </w:rPr>
        <w:t>load prediction</w:t>
      </w:r>
      <w:r w:rsidR="00962C91" w:rsidRPr="00C4330D">
        <w:rPr>
          <w:bCs/>
        </w:rPr>
        <w:t xml:space="preserve"> </w:t>
      </w:r>
      <w:ins w:id="103" w:author="Braun, James E" w:date="2022-04-14T09:54:00Z">
        <w:r w:rsidR="009C367B">
          <w:rPr>
            <w:bCs/>
          </w:rPr>
          <w:t xml:space="preserve">methods </w:t>
        </w:r>
      </w:ins>
      <w:r w:rsidR="00962C91" w:rsidRPr="00C4330D">
        <w:rPr>
          <w:bCs/>
        </w:rPr>
        <w:t xml:space="preserve">for buildings fall into </w:t>
      </w:r>
      <w:r w:rsidR="00E60801" w:rsidRPr="005F7DE3">
        <w:rPr>
          <w:bCs/>
        </w:rPr>
        <w:t>three</w:t>
      </w:r>
      <w:r w:rsidR="00962C91" w:rsidRPr="00C4330D">
        <w:rPr>
          <w:bCs/>
        </w:rPr>
        <w:t xml:space="preserve"> categories: </w:t>
      </w:r>
      <w:del w:id="104" w:author="Braun, James E" w:date="2022-04-14T09:54:00Z">
        <w:r w:rsidR="00E60801" w:rsidRPr="005F7DE3" w:rsidDel="00653276">
          <w:rPr>
            <w:bCs/>
          </w:rPr>
          <w:delText xml:space="preserve">first </w:delText>
        </w:r>
      </w:del>
      <w:ins w:id="105" w:author="Braun, James E" w:date="2022-04-14T09:54:00Z">
        <w:r w:rsidR="00653276" w:rsidRPr="005F7DE3">
          <w:rPr>
            <w:bCs/>
          </w:rPr>
          <w:t>first</w:t>
        </w:r>
        <w:r w:rsidR="00653276">
          <w:rPr>
            <w:bCs/>
          </w:rPr>
          <w:t>-</w:t>
        </w:r>
      </w:ins>
      <w:del w:id="106" w:author="Braun, James E" w:date="2022-04-14T09:54:00Z">
        <w:r w:rsidR="00E60801" w:rsidRPr="005F7DE3" w:rsidDel="00653276">
          <w:rPr>
            <w:bCs/>
          </w:rPr>
          <w:delText xml:space="preserve">principle </w:delText>
        </w:r>
      </w:del>
      <w:ins w:id="107" w:author="Braun, James E" w:date="2022-04-14T09:54:00Z">
        <w:r w:rsidR="00653276" w:rsidRPr="005F7DE3">
          <w:rPr>
            <w:bCs/>
          </w:rPr>
          <w:t>principle</w:t>
        </w:r>
      </w:ins>
      <w:ins w:id="108" w:author="Braun, James E" w:date="2022-04-14T12:27:00Z">
        <w:r w:rsidR="00D71164">
          <w:rPr>
            <w:bCs/>
          </w:rPr>
          <w:t>s</w:t>
        </w:r>
      </w:ins>
      <w:del w:id="109" w:author="Braun, James E" w:date="2022-04-14T12:27:00Z">
        <w:r w:rsidR="00E60801" w:rsidRPr="005F7DE3" w:rsidDel="00D71164">
          <w:rPr>
            <w:bCs/>
          </w:rPr>
          <w:delText>based</w:delText>
        </w:r>
      </w:del>
      <w:r w:rsidR="00E60801" w:rsidRPr="005F7DE3">
        <w:rPr>
          <w:bCs/>
        </w:rPr>
        <w:t xml:space="preserve"> models, </w:t>
      </w:r>
      <w:ins w:id="110" w:author="Braun, James E" w:date="2022-04-14T09:54:00Z">
        <w:r w:rsidR="00653276">
          <w:rPr>
            <w:bCs/>
          </w:rPr>
          <w:t xml:space="preserve">reduced-order </w:t>
        </w:r>
      </w:ins>
      <w:r w:rsidR="00514999" w:rsidRPr="005F7DE3">
        <w:t xml:space="preserve">thermal </w:t>
      </w:r>
      <w:ins w:id="111" w:author="Lichen Wu" w:date="2022-04-17T18:41:00Z">
        <w:r w:rsidR="00EA4765">
          <w:t>R</w:t>
        </w:r>
      </w:ins>
      <w:del w:id="112" w:author="Lichen Wu" w:date="2022-04-17T18:41:00Z">
        <w:r w:rsidR="00514999" w:rsidRPr="005F7DE3" w:rsidDel="00EA4765">
          <w:delText>r</w:delText>
        </w:r>
      </w:del>
      <w:r w:rsidR="00514999" w:rsidRPr="005F7DE3">
        <w:t>esistor-</w:t>
      </w:r>
      <w:ins w:id="113" w:author="Lichen Wu" w:date="2022-04-17T18:41:00Z">
        <w:r w:rsidR="00EA4765">
          <w:t>C</w:t>
        </w:r>
      </w:ins>
      <w:del w:id="114" w:author="Lichen Wu" w:date="2022-04-17T18:41:00Z">
        <w:r w:rsidR="00514999" w:rsidRPr="005F7DE3" w:rsidDel="00EA4765">
          <w:delText>c</w:delText>
        </w:r>
      </w:del>
      <w:r w:rsidR="00514999" w:rsidRPr="005F7DE3">
        <w:t>apacitor (RC) network</w:t>
      </w:r>
      <w:r w:rsidR="00514999">
        <w:t xml:space="preserve"> models</w:t>
      </w:r>
      <w:r w:rsidR="00E60801" w:rsidRPr="005F7DE3">
        <w:rPr>
          <w:bCs/>
        </w:rPr>
        <w:t>, and data-driven models</w:t>
      </w:r>
      <w:r w:rsidR="00962C91" w:rsidRPr="00C4330D">
        <w:rPr>
          <w:bCs/>
        </w:rPr>
        <w:t>, as summarized in ASHRAE</w:t>
      </w:r>
      <w:del w:id="115" w:author="Braun, James E" w:date="2022-04-14T09:55:00Z">
        <w:r w:rsidR="00962C91" w:rsidRPr="00C4330D" w:rsidDel="00653276">
          <w:rPr>
            <w:bCs/>
          </w:rPr>
          <w:delText>'s</w:delText>
        </w:r>
      </w:del>
      <w:r w:rsidR="00962C91" w:rsidRPr="00C4330D">
        <w:rPr>
          <w:bCs/>
        </w:rPr>
        <w:t xml:space="preserve"> </w:t>
      </w:r>
      <w:r w:rsidR="00830170" w:rsidRPr="005F7DE3">
        <w:rPr>
          <w:bCs/>
        </w:rPr>
        <w:fldChar w:fldCharType="begin"/>
      </w:r>
      <w:r w:rsidR="00A076C2">
        <w:rPr>
          <w:bCs/>
        </w:rPr>
        <w:instrText xml:space="preserve"> ADDIN ZOTERO_ITEM CSL_CITATION {"citationID":"8cDJEYkd","properties":{"formattedCitation":"(Handbook 2001)","plainCitation":"(Handbook 2001)","noteIndex":0},"citationItems":[{"id":120,"uris":["http://zotero.org/users/3944343/items/BZURDRA3"],"itemData":{"id":120,"type":"article-journal","container-title":"American Society of Heating, Refrigerating and Air-Conditioning Engineers, Inc., Atlanta, GA","title":"Fundamentals SI edition","author":[{"family":"Handbook","given":"ASHRAE"}],"issued":{"date-parts":[["2001"]]}}}],"schema":"https://github.com/citation-style-language/schema/raw/master/csl-citation.json"} </w:instrText>
      </w:r>
      <w:r w:rsidR="00830170" w:rsidRPr="005F7DE3">
        <w:rPr>
          <w:bCs/>
        </w:rPr>
        <w:fldChar w:fldCharType="separate"/>
      </w:r>
      <w:r w:rsidR="00A076C2" w:rsidRPr="00A076C2">
        <w:t>(Handbook 2001)</w:t>
      </w:r>
      <w:r w:rsidR="00830170" w:rsidRPr="005F7DE3">
        <w:rPr>
          <w:bCs/>
        </w:rPr>
        <w:fldChar w:fldCharType="end"/>
      </w:r>
      <w:r w:rsidR="00962C91" w:rsidRPr="00C4330D">
        <w:rPr>
          <w:bCs/>
        </w:rPr>
        <w:t xml:space="preserve"> and </w:t>
      </w:r>
      <w:r w:rsidR="000350D2" w:rsidRPr="005F7DE3">
        <w:rPr>
          <w:bCs/>
        </w:rPr>
        <w:fldChar w:fldCharType="begin"/>
      </w:r>
      <w:r w:rsidR="00A076C2">
        <w:rPr>
          <w:bCs/>
        </w:rPr>
        <w:instrText xml:space="preserve"> ADDIN ZOTERO_ITEM CSL_CITATION {"citationID":"YdfXoE4Y","properties":{"formattedCitation":"(Dong et al. 2016)","plainCitation":"(Dong et al. 2016)","noteIndex":0},"citationItems":[{"id":906,"uris":["http://zotero.org/users/3944343/items/8JMKH6DQ"],"itemData":{"id":906,"type":"article-journal","abstract":"Urban energy management nowadays has put more focus on residential houses energy consumption. Lots of machine learning based data-driven approaches have the abilities to characterize and forecast total energy consumption of commercial data. However, a paucity of research applying data-driven methods have been tested on the hour ahead energy consumption forecast for typical single family houses in the US. With the advances in smart metering, sub meter usages forecast in household-level is also getting more and more popular on smart building control and demand response program. The situation here inspires us to develop a hybrid model to address the problem of residential hour and day ahead load forecasting through the integration of data-driven techniques with a physics-based model. In this article, we report on the evaluations of five different machine learning algorithms, artificial neural network (ANN), support vector regression (SVR), least-square support vector machine (LS-SVM), Gaussian process regression (GPR) and Gaussian mixture model (GMM), applied to four residential data set that contains smart meters. Both total and non-air conditioning (AC) power consumption are forecasted for hour ahead and 24-h ahead. The variation of patterns captured from non-AC part is further input as internal heat gain to a physics-based model. The model uses a 2R-1C thermal network and an AC regression model. By utilizing this hybrid approach, we get AC load prediction and non-AC energy forecast simultaneously. Total energy consumption is further produced by summing up the two sub meters forecast for hybrid model. The results from new modeling are compared with those from pure data-driven techniques. The final result showing improvements of coefficient of variance between the best data-driven model and hybrid model are 6–10% and 2–15% for hour ahead and 24-h ahead, respectively.","container-title":"Energy and Buildings","DOI":"10.1016/j.enbuild.2015.09.033","ISSN":"0378-7788","journalAbbreviation":"Energy and Buildings","language":"en","page":"341-351","source":"ScienceDirect","title":"A hybrid model approach for forecasting future residential electricity consumption","volume":"117","author":[{"family":"Dong","given":"Bing"},{"family":"Li","given":"Zhaoxuan"},{"family":"Rahman","given":"S. M. Mahbobur"},{"family":"Vega","given":"Rolando"}],"issued":{"date-parts":[["2016",4,1]]}}}],"schema":"https://github.com/citation-style-language/schema/raw/master/csl-citation.json"} </w:instrText>
      </w:r>
      <w:r w:rsidR="000350D2" w:rsidRPr="005F7DE3">
        <w:rPr>
          <w:bCs/>
        </w:rPr>
        <w:fldChar w:fldCharType="separate"/>
      </w:r>
      <w:r w:rsidR="00A076C2" w:rsidRPr="00A076C2">
        <w:t>(Dong et al. 2016)</w:t>
      </w:r>
      <w:r w:rsidR="000350D2" w:rsidRPr="005F7DE3">
        <w:rPr>
          <w:bCs/>
        </w:rPr>
        <w:fldChar w:fldCharType="end"/>
      </w:r>
      <w:r w:rsidR="00962C91" w:rsidRPr="00C4330D">
        <w:rPr>
          <w:bCs/>
        </w:rPr>
        <w:t xml:space="preserve">. The following </w:t>
      </w:r>
      <w:ins w:id="116" w:author="Braun, James E" w:date="2022-04-14T12:23:00Z">
        <w:r w:rsidR="00D71164">
          <w:rPr>
            <w:bCs/>
          </w:rPr>
          <w:t>sub</w:t>
        </w:r>
      </w:ins>
      <w:r w:rsidR="00962C91" w:rsidRPr="00C4330D">
        <w:rPr>
          <w:bCs/>
        </w:rPr>
        <w:t>section</w:t>
      </w:r>
      <w:ins w:id="117" w:author="Braun, James E" w:date="2022-04-14T12:23:00Z">
        <w:r w:rsidR="00D71164">
          <w:rPr>
            <w:bCs/>
          </w:rPr>
          <w:t>s</w:t>
        </w:r>
      </w:ins>
      <w:r w:rsidR="00962C91" w:rsidRPr="00C4330D">
        <w:rPr>
          <w:bCs/>
        </w:rPr>
        <w:t xml:space="preserve"> will </w:t>
      </w:r>
      <w:r w:rsidR="00C41F2D" w:rsidRPr="005F7DE3">
        <w:rPr>
          <w:bCs/>
        </w:rPr>
        <w:t>review those</w:t>
      </w:r>
      <w:r w:rsidR="00962C91" w:rsidRPr="00C4330D">
        <w:rPr>
          <w:bCs/>
        </w:rPr>
        <w:t xml:space="preserve"> models</w:t>
      </w:r>
      <w:r w:rsidR="00C41F2D" w:rsidRPr="005F7DE3">
        <w:rPr>
          <w:bCs/>
        </w:rPr>
        <w:t xml:space="preserve"> </w:t>
      </w:r>
      <w:ins w:id="118" w:author="Braun, James E" w:date="2022-04-14T12:24:00Z">
        <w:r w:rsidR="00D71164">
          <w:rPr>
            <w:bCs/>
          </w:rPr>
          <w:t xml:space="preserve">followed </w:t>
        </w:r>
      </w:ins>
      <w:del w:id="119" w:author="Braun, James E" w:date="2022-04-14T12:23:00Z">
        <w:r w:rsidR="00C41F2D" w:rsidRPr="005F7DE3" w:rsidDel="00D71164">
          <w:rPr>
            <w:bCs/>
          </w:rPr>
          <w:delText>in detail</w:delText>
        </w:r>
        <w:r w:rsidR="00962C91" w:rsidRPr="00C4330D" w:rsidDel="00D71164">
          <w:rPr>
            <w:bCs/>
          </w:rPr>
          <w:delText xml:space="preserve">, followed </w:delText>
        </w:r>
      </w:del>
      <w:r w:rsidR="00962C91" w:rsidRPr="00C4330D">
        <w:rPr>
          <w:bCs/>
        </w:rPr>
        <w:t xml:space="preserve">by </w:t>
      </w:r>
      <w:del w:id="120" w:author="Braun, James E" w:date="2022-04-14T12:24:00Z">
        <w:r w:rsidR="00962C91" w:rsidRPr="00C4330D" w:rsidDel="00D71164">
          <w:rPr>
            <w:bCs/>
          </w:rPr>
          <w:delText xml:space="preserve">the </w:delText>
        </w:r>
        <w:r w:rsidR="00CC06CB" w:rsidDel="00D71164">
          <w:rPr>
            <w:bCs/>
          </w:rPr>
          <w:delText>present</w:delText>
        </w:r>
      </w:del>
      <w:ins w:id="121" w:author="Braun, James E" w:date="2022-04-14T12:24:00Z">
        <w:r w:rsidR="00D71164">
          <w:rPr>
            <w:bCs/>
          </w:rPr>
          <w:t>a brief statement of</w:t>
        </w:r>
      </w:ins>
      <w:r w:rsidR="00962C91" w:rsidRPr="00C4330D">
        <w:rPr>
          <w:bCs/>
        </w:rPr>
        <w:t xml:space="preserve"> research objective</w:t>
      </w:r>
      <w:ins w:id="122" w:author="Braun, James E" w:date="2022-04-14T12:24:00Z">
        <w:r w:rsidR="00D71164">
          <w:rPr>
            <w:bCs/>
          </w:rPr>
          <w:t>s</w:t>
        </w:r>
      </w:ins>
      <w:r w:rsidR="00962C91" w:rsidRPr="00C4330D">
        <w:rPr>
          <w:bCs/>
        </w:rPr>
        <w:t>.</w:t>
      </w:r>
    </w:p>
    <w:p w14:paraId="3A865D6D" w14:textId="77777777" w:rsidR="00962C91" w:rsidRPr="00C4330D" w:rsidRDefault="00962C91" w:rsidP="00C4330D">
      <w:pPr>
        <w:rPr>
          <w:b/>
          <w:bCs/>
        </w:rPr>
      </w:pPr>
    </w:p>
    <w:p w14:paraId="7389F5F6" w14:textId="11BAE942" w:rsidR="007E27E4" w:rsidRPr="005F7DE3" w:rsidRDefault="007E27E4" w:rsidP="00EB07BC">
      <w:pPr>
        <w:pStyle w:val="Heading2"/>
      </w:pPr>
      <w:r w:rsidRPr="005F7DE3">
        <w:t xml:space="preserve">1.1 </w:t>
      </w:r>
      <w:del w:id="123" w:author="Braun, James E" w:date="2022-04-14T12:27:00Z">
        <w:r w:rsidR="00AF77D1" w:rsidRPr="005F7DE3" w:rsidDel="00D71164">
          <w:delText xml:space="preserve">First </w:delText>
        </w:r>
      </w:del>
      <w:ins w:id="124" w:author="Braun, James E" w:date="2022-04-14T12:27:00Z">
        <w:r w:rsidR="00D71164" w:rsidRPr="005F7DE3">
          <w:t>First</w:t>
        </w:r>
        <w:r w:rsidR="00D71164">
          <w:t>-</w:t>
        </w:r>
      </w:ins>
      <w:r w:rsidR="009B7CC7">
        <w:t>P</w:t>
      </w:r>
      <w:r w:rsidR="00AF77D1" w:rsidRPr="005F7DE3">
        <w:t>rinciple</w:t>
      </w:r>
      <w:del w:id="125" w:author="Braun, James E" w:date="2022-04-14T12:27:00Z">
        <w:r w:rsidR="00AF77D1" w:rsidRPr="005F7DE3" w:rsidDel="00D71164">
          <w:delText>-b</w:delText>
        </w:r>
        <w:r w:rsidRPr="005F7DE3" w:rsidDel="00D71164">
          <w:delText>ase</w:delText>
        </w:r>
      </w:del>
      <w:ins w:id="126" w:author="Braun, James E" w:date="2022-04-14T12:27:00Z">
        <w:r w:rsidR="00D71164">
          <w:t>s</w:t>
        </w:r>
      </w:ins>
      <w:del w:id="127" w:author="Braun, James E" w:date="2022-04-14T12:27:00Z">
        <w:r w:rsidRPr="005F7DE3" w:rsidDel="00D71164">
          <w:delText>d</w:delText>
        </w:r>
      </w:del>
      <w:r w:rsidRPr="005F7DE3">
        <w:t xml:space="preserve"> </w:t>
      </w:r>
      <w:r w:rsidR="009B7CC7">
        <w:t>M</w:t>
      </w:r>
      <w:r w:rsidRPr="005F7DE3">
        <w:t>odel</w:t>
      </w:r>
      <w:r w:rsidR="00A91C89">
        <w:t>s</w:t>
      </w:r>
    </w:p>
    <w:p w14:paraId="22F79C61" w14:textId="00845C78" w:rsidR="004B2BF8" w:rsidRPr="005F7DE3" w:rsidRDefault="00FA0EA8" w:rsidP="00C4330D">
      <w:pPr>
        <w:jc w:val="both"/>
      </w:pPr>
      <w:ins w:id="128" w:author="Braun, James E" w:date="2022-04-14T12:28:00Z">
        <w:r>
          <w:t xml:space="preserve">In this application, </w:t>
        </w:r>
      </w:ins>
      <w:del w:id="129" w:author="Braun, James E" w:date="2022-04-14T12:28:00Z">
        <w:r w:rsidR="00E60801" w:rsidRPr="005F7DE3" w:rsidDel="00FA0EA8">
          <w:delText xml:space="preserve">The </w:delText>
        </w:r>
      </w:del>
      <w:r w:rsidR="00E60801" w:rsidRPr="005F7DE3">
        <w:t>first</w:t>
      </w:r>
      <w:ins w:id="130" w:author="Braun, James E" w:date="2022-04-14T12:28:00Z">
        <w:r>
          <w:t>-</w:t>
        </w:r>
      </w:ins>
      <w:del w:id="131" w:author="Braun, James E" w:date="2022-04-14T12:28:00Z">
        <w:r w:rsidR="00E60801" w:rsidRPr="005F7DE3" w:rsidDel="00FA0EA8">
          <w:delText xml:space="preserve"> </w:delText>
        </w:r>
      </w:del>
      <w:r w:rsidR="00E60801" w:rsidRPr="005F7DE3">
        <w:t>principle</w:t>
      </w:r>
      <w:ins w:id="132" w:author="Braun, James E" w:date="2022-04-14T12:27:00Z">
        <w:r w:rsidR="00D71164">
          <w:t>s</w:t>
        </w:r>
      </w:ins>
      <w:del w:id="133" w:author="Braun, James E" w:date="2022-04-14T12:27:00Z">
        <w:r w:rsidR="00E60801" w:rsidRPr="005F7DE3" w:rsidDel="00D71164">
          <w:delText>-based</w:delText>
        </w:r>
      </w:del>
      <w:r w:rsidR="00E60801" w:rsidRPr="005F7DE3">
        <w:t xml:space="preserve"> models </w:t>
      </w:r>
      <w:r w:rsidR="00A976AA">
        <w:t>refer</w:t>
      </w:r>
      <w:del w:id="134" w:author="Braun, James E" w:date="2022-04-14T12:28:00Z">
        <w:r w:rsidR="00A976AA" w:rsidDel="00FA0EA8">
          <w:delText>s</w:delText>
        </w:r>
      </w:del>
      <w:r w:rsidR="00A976AA">
        <w:t xml:space="preserve"> to </w:t>
      </w:r>
      <w:del w:id="135" w:author="Braun, James E" w:date="2022-04-14T12:31:00Z">
        <w:r w:rsidR="00A976AA" w:rsidDel="00FA0EA8">
          <w:delText xml:space="preserve">the </w:delText>
        </w:r>
      </w:del>
      <w:r w:rsidR="00A976AA">
        <w:t xml:space="preserve">models </w:t>
      </w:r>
      <w:ins w:id="136" w:author="Braun, James E" w:date="2022-04-14T12:31:00Z">
        <w:r>
          <w:t xml:space="preserve">that </w:t>
        </w:r>
      </w:ins>
      <w:r w:rsidR="00A976AA">
        <w:t>us</w:t>
      </w:r>
      <w:ins w:id="137" w:author="Braun, James E" w:date="2022-04-14T12:31:00Z">
        <w:r>
          <w:t>e</w:t>
        </w:r>
      </w:ins>
      <w:del w:id="138" w:author="Braun, James E" w:date="2022-04-14T12:31:00Z">
        <w:r w:rsidR="00A976AA" w:rsidDel="00FA0EA8">
          <w:delText>ing</w:delText>
        </w:r>
      </w:del>
      <w:r w:rsidR="00A976AA">
        <w:t xml:space="preserve"> </w:t>
      </w:r>
      <w:ins w:id="139" w:author="Lichen Wu" w:date="2022-04-17T18:40:00Z">
        <w:r w:rsidR="00EA4765">
          <w:t>C</w:t>
        </w:r>
      </w:ins>
      <w:del w:id="140" w:author="Lichen Wu" w:date="2022-04-17T18:40:00Z">
        <w:r w:rsidR="00A976AA" w:rsidDel="00EA4765">
          <w:delText>c</w:delText>
        </w:r>
      </w:del>
      <w:r w:rsidR="00A976AA" w:rsidRPr="005F7DE3">
        <w:t xml:space="preserve">omputational </w:t>
      </w:r>
      <w:ins w:id="141" w:author="Lichen Wu" w:date="2022-04-17T18:40:00Z">
        <w:r w:rsidR="00EA4765">
          <w:t>F</w:t>
        </w:r>
      </w:ins>
      <w:del w:id="142" w:author="Lichen Wu" w:date="2022-04-17T18:40:00Z">
        <w:r w:rsidR="00A976AA" w:rsidDel="00EA4765">
          <w:delText>f</w:delText>
        </w:r>
      </w:del>
      <w:r w:rsidR="00A976AA" w:rsidRPr="005F7DE3">
        <w:t xml:space="preserve">luid </w:t>
      </w:r>
      <w:ins w:id="143" w:author="Lichen Wu" w:date="2022-04-17T18:41:00Z">
        <w:r w:rsidR="00EA4765">
          <w:t>D</w:t>
        </w:r>
      </w:ins>
      <w:del w:id="144" w:author="Lichen Wu" w:date="2022-04-17T18:41:00Z">
        <w:r w:rsidR="00A976AA" w:rsidDel="00EA4765">
          <w:delText>d</w:delText>
        </w:r>
      </w:del>
      <w:r w:rsidR="00A976AA" w:rsidRPr="005F7DE3">
        <w:t xml:space="preserve">ynamics (CFD) </w:t>
      </w:r>
      <w:r w:rsidR="00A976AA" w:rsidRPr="005F7DE3">
        <w:fldChar w:fldCharType="begin"/>
      </w:r>
      <w:r w:rsidR="00A076C2">
        <w:instrText xml:space="preserve"> ADDIN ZOTERO_ITEM CSL_CITATION {"citationID":"QkiNIsXg","properties":{"formattedCitation":"(Zhang et al. 2013)","plainCitation":"(Zhang et al. 2013)","noteIndex":0},"citationItems":[{"id":986,"uris":["http://zotero.org/users/3944343/items/PK3TWPSD"],"itemData":{"id":986,"type":"article-journal","abstract":"Energy modeling approaches have continued to advance to cater for emerging new design concepts toward “greener” solutions that optimize energy consumption in buildings while maintaining thermal comfort as well as healthy environment. Increasing attention is given to passive and mix-mode systems in building. Computational Fluid Dynamics (CFD) model has been widely adopted as effective tool for natural ventilation simulations. However, CFD become unstable for conjugate heat transfer model, which is the transient heat transfer between solid and fluid. Solid and fluid has different respond times to thermal energy. Typically walls respond in hours, and air responds in seconds, causing the system to become stiff. In addressing the issue, a coupled lumped heat transfer model (EnergyPlus) and CFD model (Fluent) was implemented, and 8 days of simulation was conducted. The airflow rates of openings and heat transfer coefficients from the airflow network module in EnergyPlus and those from CFD model were compared. Results show that airflow network model generally predict smaller airflow rates for the openings. Airflow network model generates better results for openings on the south and east facade and internal openings, where there is no immediate adjacent building. Among the heat transfer coefficients calculation methods in EnergyPlus, the TARP algorithm generated closest HTC values to the coupled CFD results. The overall heat transfer coefficients of all the enclosure surfaces are calculated and it is found that the overall thermal resistances generated from the three convective HTC algorithms are almost the same, yet with observable difference from coupled CFD simulations.","container-title":"Building and Environment","DOI":"10.1016/j.buildenv.2013.04.002","ISSN":"0360-1323","journalAbbreviation":"Building and Environment","language":"en","page":"100-113","source":"ScienceDirect","title":"Coupled EnergyPlus and computational fluid dynamics simulation for natural ventilation","volume":"68","author":[{"family":"Zhang","given":"Rui"},{"family":"Lam","given":"Khee Poh"},{"family":"Yao","given":"Shi-chune"},{"family":"Zhang","given":"Yongjie"}],"issued":{"date-parts":[["2013",10,1]]}}}],"schema":"https://github.com/citation-style-language/schema/raw/master/csl-citation.json"} </w:instrText>
      </w:r>
      <w:r w:rsidR="00A976AA" w:rsidRPr="005F7DE3">
        <w:fldChar w:fldCharType="separate"/>
      </w:r>
      <w:r w:rsidR="00A076C2" w:rsidRPr="00A076C2">
        <w:t>(Zhang et al. 2013)</w:t>
      </w:r>
      <w:r w:rsidR="00A976AA" w:rsidRPr="005F7DE3">
        <w:fldChar w:fldCharType="end"/>
      </w:r>
      <w:r w:rsidR="00A976AA">
        <w:t xml:space="preserve"> or building energy simulation software such as </w:t>
      </w:r>
      <w:proofErr w:type="spellStart"/>
      <w:r w:rsidR="00A976AA">
        <w:t>EnergyPlus</w:t>
      </w:r>
      <w:proofErr w:type="spellEnd"/>
      <w:ins w:id="145" w:author="Braun, James E" w:date="2022-04-14T12:31:00Z">
        <w:r>
          <w:t xml:space="preserve"> </w:t>
        </w:r>
      </w:ins>
      <w:r w:rsidR="00A976AA" w:rsidRPr="005F7DE3">
        <w:fldChar w:fldCharType="begin"/>
      </w:r>
      <w:r w:rsidR="00A076C2">
        <w:instrText xml:space="preserve"> ADDIN ZOTERO_ITEM CSL_CITATION {"citationID":"uozr3Maw","properties":{"formattedCitation":"(Crawley et al. 2001)","plainCitation":"(Crawley et al. 2001)","noteIndex":0},"citationItems":[{"id":989,"uris":["http://zotero.org/users/3944343/items/C9PHVLII"],"itemData":{"id":989,"type":"article-journal","abstract":"Many of the popular building energy simulation programs around the world are reaching maturity — some use simulation methods (and even code) that originated in the 1960s. For more than two decades, the US government supported development of two hourly building energy simulation programs, BLAST and DOE-2. Designed in the days of mainframe computers, expanding their capabilities further has become difficult, time-consuming, and expensive. At the same time, the 30 years have seen significant advances in analysis and computational methods and power — providing an opportunity for significant improvement in these tools. In 1996, a US federal agency began developing a new building energy simulation tool, EnergyPlus, building on development experience with two existing programs: DOE-2 and BLAST. EnergyPlus includes a number of innovative simulation features — such as variable time steps, user-configurable modular systems that are integrated with a heat and mass balance-based zone simulation — and input and output data structures tailored to facilitate third party module and interface development. Other planned simulation capabilities include multizone airflow, and electric power and solar thermal and photovoltaic simulation. Beta testing of EnergyPlus began in late 1999 and the first release is scheduled for early 2001.","collection-title":"Special Issue: BUILDING SIMULATION'99","container-title":"Energy and Buildings","DOI":"10.1016/S0378-7788(00)00114-6","ISSN":"0378-7788","issue":"4","journalAbbreviation":"Energy and Buildings","language":"en","page":"319-331","source":"ScienceDirect","title":"EnergyPlus: creating a new-generation building energy simulation program","title-short":"EnergyPlus","volume":"33","author":[{"family":"Crawley","given":"Drury B."},{"family":"Lawrie","given":"Linda K."},{"family":"Winkelmann","given":"Frederick C."},{"family":"Buhl","given":"W. F."},{"family":"Huang","given":"Y. Joe"},{"family":"Pedersen","given":"Curtis O."},{"family":"Strand","given":"Richard K."},{"family":"Liesen","given":"Richard J."},{"family":"Fisher","given":"Daniel E."},{"family":"Witte","given":"Michael J."},{"family":"Glazer","given":"Jason"}],"issued":{"date-parts":[["2001",4,1]]}}}],"schema":"https://github.com/citation-style-language/schema/raw/master/csl-citation.json"} </w:instrText>
      </w:r>
      <w:r w:rsidR="00A976AA" w:rsidRPr="005F7DE3">
        <w:fldChar w:fldCharType="separate"/>
      </w:r>
      <w:r w:rsidR="00A076C2" w:rsidRPr="00A076C2">
        <w:t>(Crawley et al. 2001)</w:t>
      </w:r>
      <w:r w:rsidR="00A976AA" w:rsidRPr="005F7DE3">
        <w:fldChar w:fldCharType="end"/>
      </w:r>
      <w:r w:rsidR="00A976AA">
        <w:t xml:space="preserve">, </w:t>
      </w:r>
      <w:r w:rsidR="008906E6">
        <w:t xml:space="preserve">and </w:t>
      </w:r>
      <w:r w:rsidR="00A976AA">
        <w:t>ESP-r</w:t>
      </w:r>
      <w:r w:rsidR="00992D3F">
        <w:t xml:space="preserve"> </w:t>
      </w:r>
      <w:r w:rsidR="00992D3F">
        <w:fldChar w:fldCharType="begin"/>
      </w:r>
      <w:r w:rsidR="00992D3F">
        <w:instrText xml:space="preserve"> ADDIN ZOTERO_ITEM CSL_CITATION {"citationID":"QTKjgD9L","properties":{"formattedCitation":"(Clarke 2001)","plainCitation":"(Clarke 2001)","noteIndex":0},"citationItems":[{"id":1011,"uris":["http://zotero.org/users/3944343/items/Y2T7VACX"],"itemData":{"id":1011,"type":"book","abstract":"Since the appearance of the first edition of 'Energy Simulation in Building Design', the use of computer-based appraisal tools to solve energy design problems within buildings has grown rapidly. A leading figure in this field, Professor Joseph Clarke has updated his book throughout to reflect these latest developments. The book now includes material on combined thermal/lighting and CFD simulation, advanced glazings, indoor air quality and photovoltaic components. This thorough revision means that the book remains the key text on simulation for architects, building engineering consultants and students of building engineering and environmental design of buildings. The book's purpose is to help architects, mechanical &amp; environmental engineers and energy &amp; facility managers to understand and apply the emerging computer methods for options appraisal at the individual building, estate, city, region and national levels. This is achieved by interspersing theoretical derivations relating to simulation within an evolving description of the built environment as a complex system. The premise is that the effective application of any simulation tool requires a thorough understanding of the domain it addresses.","edition":"2","event-place":"London","ISBN":"978-0-08-050564-0","note":"DOI: 10.4324/9780080505640","number-of-pages":"384","publisher":"Routledge","publisher-place":"London","title":"Energy Simulation in Building Design","author":[{"family":"Clarke","given":"Joseph"}],"issued":{"date-parts":[["2001",9,17]]}}}],"schema":"https://github.com/citation-style-language/schema/raw/master/csl-citation.json"} </w:instrText>
      </w:r>
      <w:r w:rsidR="00992D3F">
        <w:fldChar w:fldCharType="separate"/>
      </w:r>
      <w:r w:rsidR="00992D3F" w:rsidRPr="00992D3F">
        <w:t>(Clarke 2001)</w:t>
      </w:r>
      <w:r w:rsidR="00992D3F">
        <w:fldChar w:fldCharType="end"/>
      </w:r>
      <w:r w:rsidR="008906E6">
        <w:t>.</w:t>
      </w:r>
      <w:r w:rsidR="008906E6" w:rsidRPr="005F7DE3" w:rsidDel="008906E6">
        <w:t xml:space="preserve"> </w:t>
      </w:r>
      <w:r w:rsidR="008906E6">
        <w:t>T</w:t>
      </w:r>
      <w:r w:rsidR="00C41F2D" w:rsidRPr="005F7DE3">
        <w:t xml:space="preserve">he computational cost of </w:t>
      </w:r>
      <w:r w:rsidR="000F53AF">
        <w:t>CFD</w:t>
      </w:r>
      <w:r w:rsidR="00C41F2D" w:rsidRPr="005F7DE3">
        <w:t xml:space="preserve"> makes them incompatible with large-scale simulation programs</w:t>
      </w:r>
      <w:ins w:id="146" w:author="Braun, James E" w:date="2022-04-14T12:32:00Z">
        <w:r>
          <w:t xml:space="preserve"> </w:t>
        </w:r>
      </w:ins>
      <w:r w:rsidR="00C41F2D" w:rsidRPr="005F7DE3">
        <w:fldChar w:fldCharType="begin"/>
      </w:r>
      <w:r w:rsidR="00A076C2">
        <w:instrText xml:space="preserve"> ADDIN ZOTERO_ITEM CSL_CITATION {"citationID":"b3yTfc9B","properties":{"formattedCitation":"(Neumann, Gamisch, and Gschwander 2021; Rodr\\uc0\\u237{}guez Jara et al. 2016)","plainCitation":"(Neumann, Gamisch, and Gschwander 2021; Rodríguez Jara et al. 2016)","noteIndex":0},"citationItems":[{"id":981,"uris":["http://zotero.org/users/3944343/items/72HS7BZW"],"itemData":{"id":981,"type":"article-journal","abstract":"Latent heat storage is one option to increase the efficiency and reduce CO2-emissions of process heat applications in the temperature range between 100 °C and 250 °C. In the present study a latent heat storage system based on flown through heat exchanger plates according to the FracTherm®-design is examined. The sugar alcohol d-mannitol is used as PCM. A simplified capacity resistor (RC) simulation model is developed. In contrast to common RC-models, this model can simulate free convection of the storage material in liquid phase during charging. Additionally, a detailed physical simulation model based on the Finite-Element-Method is developed and validated with measured data. A verification of the new RC-model and the FEM-model is carried out. The mean deviation of the outlet fluid temperature between both models is 0.62 K. The mean deviation of the PCM-temperature is 0.85 K. Due to the 20 to 30 times shorter simulation time, the RC-model is well suited for dimensioning and optimizing plate type heat exchangers for latent heat storages.","container-title":"Applied Thermal Engineering","DOI":"10.1016/j.applthermaleng.2021.117232","ISSN":"1359-4311","journalAbbreviation":"Applied Thermal Engineering","language":"en","page":"117232","source":"ScienceDirect","title":"Comparison of RC-model and FEM-model for a PCM-plate storage including free convection","volume":"196","author":[{"family":"Neumann","given":"Hannah"},{"family":"Gamisch","given":"Sebastian"},{"family":"Gschwander","given":"Stefan"}],"issued":{"date-parts":[["2021",9,1]]}}},{"id":869,"uris":["http://zotero.org/users/3944343/items/9E6PNZP7"],"itemData":{"id":869,"type":"article-journal","abstract":"A novel method for adjusting the parameters of a lumped parameter model for the transient thermal response of building constructions is presented. Previous analytical adjustment methods can be complex and inaccurate, while optimization algorithms, although more accurate, require prior simulation using a high-order reference model, and so provide no advantages to be integrated into simulation programs. This work presents a methodology for the analytical adjustment of a first-order model based on the hypothesis that the position of the capacitance varies in every time step in response to changes in the excitation value. By comparison with a reference model and using a wide range of constructions (420), the functional form of this dependence was determined in accordance with the value of time step and properties and thickness of the element. Using different typical constructions (41), the method was validated by comparison with the reference model in terms of surface heat fluxes, surface temperatures and indoor air temperature. The results showed an excellent agreement with the reference model for surface temperatures and indoor air temperature, and good agreement for surface heat fluxes. The method can be integrated into simulation programs with a low computational cost, sufficient accuracy, universality and adaptable time step.","container-title":"Energy and Buildings","DOI":"10.1016/j.enbuild.2016.08.039","ISSN":"0378-7788","journalAbbreviation":"Energy and Buildings","language":"en","page":"85-97","source":"ScienceDirect","title":"A new analytical approach for simplified thermal modelling of buildings: Self-Adjusting RC-network model","title-short":"A new analytical approach for simplified thermal modelling of buildings","volume":"130","author":[{"family":"Rodríguez Jara","given":"Enrique Á."},{"family":"Sánchez de la Flor","given":"Francisco J."},{"family":"Álvarez Domínguez","given":"Servando"},{"family":"Molina Félix","given":"José L."},{"family":"Salmerón Lissén","given":"José M."}],"issued":{"date-parts":[["2016",10,15]]}}}],"schema":"https://github.com/citation-style-language/schema/raw/master/csl-citation.json"} </w:instrText>
      </w:r>
      <w:r w:rsidR="00C41F2D" w:rsidRPr="005F7DE3">
        <w:fldChar w:fldCharType="separate"/>
      </w:r>
      <w:r w:rsidR="00A076C2" w:rsidRPr="00A076C2">
        <w:rPr>
          <w:szCs w:val="24"/>
        </w:rPr>
        <w:t>(Neumann, Gamisch, and Gschwander 2021; Rodríguez Jara et al. 2016)</w:t>
      </w:r>
      <w:r w:rsidR="00C41F2D" w:rsidRPr="005F7DE3">
        <w:fldChar w:fldCharType="end"/>
      </w:r>
      <w:r w:rsidR="00C41F2D" w:rsidRPr="005F7DE3">
        <w:t xml:space="preserve">. </w:t>
      </w:r>
      <w:r w:rsidR="008906E6">
        <w:rPr>
          <w:color w:val="000000" w:themeColor="text1"/>
        </w:rPr>
        <w:t>M</w:t>
      </w:r>
      <w:r w:rsidR="00D6118D" w:rsidRPr="00C4330D">
        <w:rPr>
          <w:color w:val="000000" w:themeColor="text1"/>
        </w:rPr>
        <w:t xml:space="preserve">ost current </w:t>
      </w:r>
      <w:r w:rsidR="00521E1D" w:rsidRPr="00C4330D">
        <w:rPr>
          <w:color w:val="000000" w:themeColor="text1"/>
        </w:rPr>
        <w:t xml:space="preserve">building </w:t>
      </w:r>
      <w:r w:rsidR="00D6118D" w:rsidRPr="00C4330D">
        <w:rPr>
          <w:color w:val="000000" w:themeColor="text1"/>
        </w:rPr>
        <w:t xml:space="preserve">energy </w:t>
      </w:r>
      <w:r w:rsidR="008906E6">
        <w:rPr>
          <w:color w:val="000000" w:themeColor="text1"/>
        </w:rPr>
        <w:t xml:space="preserve">software </w:t>
      </w:r>
      <w:r w:rsidR="00521E1D" w:rsidRPr="00C4330D">
        <w:rPr>
          <w:color w:val="000000" w:themeColor="text1"/>
        </w:rPr>
        <w:t>requir</w:t>
      </w:r>
      <w:r w:rsidR="00BB05CE" w:rsidRPr="005F7DE3">
        <w:rPr>
          <w:color w:val="000000" w:themeColor="text1"/>
        </w:rPr>
        <w:t>es</w:t>
      </w:r>
      <w:r w:rsidR="00521E1D" w:rsidRPr="00C4330D">
        <w:rPr>
          <w:color w:val="000000" w:themeColor="text1"/>
        </w:rPr>
        <w:t xml:space="preserve"> a detailed physical </w:t>
      </w:r>
      <w:r w:rsidR="00CB763F" w:rsidRPr="00C4330D">
        <w:rPr>
          <w:color w:val="000000" w:themeColor="text1"/>
        </w:rPr>
        <w:t xml:space="preserve">and </w:t>
      </w:r>
      <w:r w:rsidR="00BB05CE" w:rsidRPr="005F7DE3">
        <w:rPr>
          <w:color w:val="000000" w:themeColor="text1"/>
        </w:rPr>
        <w:t>operational</w:t>
      </w:r>
      <w:r w:rsidR="00CB763F" w:rsidRPr="00C4330D">
        <w:rPr>
          <w:color w:val="000000" w:themeColor="text1"/>
        </w:rPr>
        <w:t xml:space="preserve"> </w:t>
      </w:r>
      <w:r w:rsidR="00521E1D" w:rsidRPr="00C4330D">
        <w:rPr>
          <w:color w:val="000000" w:themeColor="text1"/>
        </w:rPr>
        <w:t xml:space="preserve">description of </w:t>
      </w:r>
      <w:ins w:id="147" w:author="Braun, James E" w:date="2022-04-14T12:32:00Z">
        <w:r>
          <w:rPr>
            <w:color w:val="000000" w:themeColor="text1"/>
          </w:rPr>
          <w:t xml:space="preserve">the </w:t>
        </w:r>
      </w:ins>
      <w:r w:rsidR="00521E1D" w:rsidRPr="00C4330D">
        <w:rPr>
          <w:color w:val="000000" w:themeColor="text1"/>
        </w:rPr>
        <w:t>building</w:t>
      </w:r>
      <w:r w:rsidR="00BB05CE" w:rsidRPr="005F7DE3">
        <w:rPr>
          <w:color w:val="000000" w:themeColor="text1"/>
        </w:rPr>
        <w:t xml:space="preserve">, as well as </w:t>
      </w:r>
      <w:ins w:id="148" w:author="Braun, James E" w:date="2022-04-14T12:32:00Z">
        <w:r>
          <w:rPr>
            <w:color w:val="000000" w:themeColor="text1"/>
          </w:rPr>
          <w:t>a</w:t>
        </w:r>
      </w:ins>
      <w:del w:id="149" w:author="Braun, James E" w:date="2022-04-14T12:32:00Z">
        <w:r w:rsidR="00521E1D" w:rsidRPr="00C4330D" w:rsidDel="00FA0EA8">
          <w:rPr>
            <w:color w:val="000000" w:themeColor="text1"/>
          </w:rPr>
          <w:delText>the</w:delText>
        </w:r>
      </w:del>
      <w:r w:rsidR="00521E1D" w:rsidRPr="00C4330D">
        <w:rPr>
          <w:color w:val="000000" w:themeColor="text1"/>
        </w:rPr>
        <w:t xml:space="preserve"> </w:t>
      </w:r>
      <w:r w:rsidR="00682654" w:rsidRPr="00C4330D">
        <w:rPr>
          <w:color w:val="000000" w:themeColor="text1"/>
        </w:rPr>
        <w:t>well-</w:t>
      </w:r>
      <w:del w:id="150" w:author="Braun, James E" w:date="2022-04-14T12:32:00Z">
        <w:r w:rsidR="00682654" w:rsidRPr="00C4330D" w:rsidDel="00FA0EA8">
          <w:rPr>
            <w:color w:val="000000" w:themeColor="text1"/>
          </w:rPr>
          <w:delText xml:space="preserve">stirred </w:delText>
        </w:r>
      </w:del>
      <w:ins w:id="151" w:author="Braun, James E" w:date="2022-04-14T12:32:00Z">
        <w:r>
          <w:rPr>
            <w:color w:val="000000" w:themeColor="text1"/>
          </w:rPr>
          <w:t>mixed</w:t>
        </w:r>
        <w:r w:rsidRPr="00C4330D">
          <w:rPr>
            <w:color w:val="000000" w:themeColor="text1"/>
          </w:rPr>
          <w:t xml:space="preserve"> </w:t>
        </w:r>
      </w:ins>
      <w:r w:rsidR="00682654" w:rsidRPr="00C4330D">
        <w:rPr>
          <w:color w:val="000000" w:themeColor="text1"/>
        </w:rPr>
        <w:t>zone air assumption</w:t>
      </w:r>
      <w:r w:rsidR="00BB05CE" w:rsidRPr="005F7DE3">
        <w:rPr>
          <w:color w:val="000000" w:themeColor="text1"/>
        </w:rPr>
        <w:t xml:space="preserve">, </w:t>
      </w:r>
      <w:r w:rsidR="0097650F" w:rsidRPr="005F7DE3">
        <w:rPr>
          <w:color w:val="000000" w:themeColor="text1"/>
        </w:rPr>
        <w:t>to</w:t>
      </w:r>
      <w:r w:rsidR="00777185" w:rsidRPr="005F7DE3">
        <w:rPr>
          <w:color w:val="000000" w:themeColor="text1"/>
        </w:rPr>
        <w:t xml:space="preserve"> </w:t>
      </w:r>
      <w:del w:id="152" w:author="Braun, James E" w:date="2022-04-14T12:32:00Z">
        <w:r w:rsidR="00777185" w:rsidRPr="005F7DE3" w:rsidDel="00FA0EA8">
          <w:rPr>
            <w:color w:val="000000" w:themeColor="text1"/>
          </w:rPr>
          <w:delText>design</w:delText>
        </w:r>
        <w:r w:rsidR="00CB763F" w:rsidRPr="00C4330D" w:rsidDel="00FA0EA8">
          <w:rPr>
            <w:color w:val="000000" w:themeColor="text1"/>
          </w:rPr>
          <w:delText xml:space="preserve"> </w:delText>
        </w:r>
      </w:del>
      <w:ins w:id="153" w:author="Braun, James E" w:date="2022-04-14T12:32:00Z">
        <w:r>
          <w:rPr>
            <w:color w:val="000000" w:themeColor="text1"/>
          </w:rPr>
          <w:t>predict the performance of a</w:t>
        </w:r>
        <w:r w:rsidRPr="00C4330D">
          <w:rPr>
            <w:color w:val="000000" w:themeColor="text1"/>
          </w:rPr>
          <w:t xml:space="preserve"> </w:t>
        </w:r>
      </w:ins>
      <w:r w:rsidR="00CB763F" w:rsidRPr="00C4330D">
        <w:rPr>
          <w:color w:val="000000" w:themeColor="text1"/>
        </w:rPr>
        <w:t>building</w:t>
      </w:r>
      <w:del w:id="154" w:author="Braun, James E" w:date="2022-04-14T12:32:00Z">
        <w:r w:rsidR="00777185" w:rsidRPr="005F7DE3" w:rsidDel="00FA0EA8">
          <w:rPr>
            <w:color w:val="000000" w:themeColor="text1"/>
          </w:rPr>
          <w:delText>s</w:delText>
        </w:r>
      </w:del>
      <w:r w:rsidR="00777185" w:rsidRPr="005F7DE3">
        <w:rPr>
          <w:color w:val="000000" w:themeColor="text1"/>
        </w:rPr>
        <w:t xml:space="preserve"> and </w:t>
      </w:r>
      <w:del w:id="155" w:author="Braun, James E" w:date="2022-04-14T12:32:00Z">
        <w:r w:rsidR="00777185" w:rsidRPr="005F7DE3" w:rsidDel="00FA0EA8">
          <w:rPr>
            <w:color w:val="000000" w:themeColor="text1"/>
          </w:rPr>
          <w:delText xml:space="preserve">their </w:delText>
        </w:r>
      </w:del>
      <w:ins w:id="156" w:author="Braun, James E" w:date="2022-04-14T12:32:00Z">
        <w:r>
          <w:rPr>
            <w:color w:val="000000" w:themeColor="text1"/>
          </w:rPr>
          <w:t>its</w:t>
        </w:r>
        <w:r w:rsidRPr="005F7DE3">
          <w:rPr>
            <w:color w:val="000000" w:themeColor="text1"/>
          </w:rPr>
          <w:t xml:space="preserve"> </w:t>
        </w:r>
      </w:ins>
      <w:r w:rsidR="00777185" w:rsidRPr="005F7DE3">
        <w:rPr>
          <w:color w:val="000000" w:themeColor="text1"/>
        </w:rPr>
        <w:t>heating</w:t>
      </w:r>
      <w:ins w:id="157" w:author="Braun, James E" w:date="2022-04-14T12:33:00Z">
        <w:r>
          <w:rPr>
            <w:color w:val="000000" w:themeColor="text1"/>
          </w:rPr>
          <w:t>,</w:t>
        </w:r>
      </w:ins>
      <w:r w:rsidR="00777185" w:rsidRPr="005F7DE3">
        <w:rPr>
          <w:color w:val="000000" w:themeColor="text1"/>
        </w:rPr>
        <w:t xml:space="preserve"> ventilation and air condition</w:t>
      </w:r>
      <w:ins w:id="158" w:author="Braun, James E" w:date="2022-04-14T12:33:00Z">
        <w:r>
          <w:rPr>
            <w:color w:val="000000" w:themeColor="text1"/>
          </w:rPr>
          <w:t>ing</w:t>
        </w:r>
      </w:ins>
      <w:r w:rsidR="00777185" w:rsidRPr="005F7DE3">
        <w:rPr>
          <w:color w:val="000000" w:themeColor="text1"/>
        </w:rPr>
        <w:t xml:space="preserve"> (HVAC) system. </w:t>
      </w:r>
    </w:p>
    <w:p w14:paraId="3070DE4B" w14:textId="77777777" w:rsidR="00E60801" w:rsidRPr="005F7DE3" w:rsidRDefault="00E60801" w:rsidP="00C4330D"/>
    <w:p w14:paraId="562259B2" w14:textId="5137B266" w:rsidR="00AF77D1" w:rsidRPr="005F7DE3" w:rsidRDefault="00AF77D1" w:rsidP="00EB07BC">
      <w:pPr>
        <w:pStyle w:val="Heading2"/>
      </w:pPr>
      <w:r w:rsidRPr="005F7DE3">
        <w:t xml:space="preserve">1.2 Thermal </w:t>
      </w:r>
      <w:r w:rsidR="004A6944" w:rsidRPr="005F7DE3">
        <w:t>RC</w:t>
      </w:r>
      <w:r w:rsidRPr="005F7DE3">
        <w:t xml:space="preserve"> </w:t>
      </w:r>
      <w:r w:rsidR="009B7CC7">
        <w:t>N</w:t>
      </w:r>
      <w:r w:rsidRPr="005F7DE3">
        <w:t xml:space="preserve">etwork </w:t>
      </w:r>
      <w:r w:rsidR="009B7CC7">
        <w:t>M</w:t>
      </w:r>
      <w:r w:rsidRPr="005F7DE3">
        <w:t>odel</w:t>
      </w:r>
      <w:r w:rsidR="00A91C89">
        <w:t>s</w:t>
      </w:r>
    </w:p>
    <w:p w14:paraId="361178AC" w14:textId="6CDCCAFB" w:rsidR="003C5746" w:rsidRPr="005F7DE3" w:rsidRDefault="00B67919" w:rsidP="00120FD7">
      <w:pPr>
        <w:jc w:val="both"/>
      </w:pPr>
      <w:del w:id="159" w:author="Braun, James E" w:date="2022-04-14T12:33:00Z">
        <w:r w:rsidRPr="005F7DE3" w:rsidDel="00015B5E">
          <w:delText>The</w:delText>
        </w:r>
        <w:r w:rsidR="00CB763F" w:rsidRPr="005F7DE3" w:rsidDel="00015B5E">
          <w:delText xml:space="preserve"> </w:delText>
        </w:r>
      </w:del>
      <w:ins w:id="160" w:author="Braun, James E" w:date="2022-04-14T12:33:00Z">
        <w:r w:rsidR="00015B5E">
          <w:t>An</w:t>
        </w:r>
        <w:r w:rsidR="00015B5E" w:rsidRPr="005F7DE3">
          <w:t xml:space="preserve"> </w:t>
        </w:r>
      </w:ins>
      <w:r w:rsidRPr="005F7DE3">
        <w:t xml:space="preserve">inverse </w:t>
      </w:r>
      <w:r w:rsidR="00CB763F" w:rsidRPr="005F7DE3">
        <w:t xml:space="preserve">grey-box </w:t>
      </w:r>
      <w:r w:rsidRPr="005F7DE3">
        <w:t>RC</w:t>
      </w:r>
      <w:r w:rsidR="00CB763F" w:rsidRPr="005F7DE3">
        <w:t xml:space="preserve"> model</w:t>
      </w:r>
      <w:del w:id="161" w:author="Braun, James E" w:date="2022-04-14T12:33:00Z">
        <w:r w:rsidR="00CD6C40" w:rsidRPr="005F7DE3" w:rsidDel="00015B5E">
          <w:delText xml:space="preserve">, </w:delText>
        </w:r>
        <w:r w:rsidR="00CB763F" w:rsidRPr="005F7DE3" w:rsidDel="00015B5E">
          <w:delText>which</w:delText>
        </w:r>
      </w:del>
      <w:r w:rsidR="00CB763F" w:rsidRPr="005F7DE3">
        <w:t xml:space="preserve"> </w:t>
      </w:r>
      <w:r w:rsidR="005C33FC" w:rsidRPr="005F7DE3">
        <w:t xml:space="preserve">strikes a </w:t>
      </w:r>
      <w:r w:rsidR="00CB763F" w:rsidRPr="005F7DE3">
        <w:t xml:space="preserve">balance between </w:t>
      </w:r>
      <w:ins w:id="162" w:author="Braun, James E" w:date="2022-04-14T12:33:00Z">
        <w:r w:rsidR="00015B5E">
          <w:t xml:space="preserve">a </w:t>
        </w:r>
      </w:ins>
      <w:del w:id="163" w:author="Braun, James E" w:date="2022-04-14T12:33:00Z">
        <w:r w:rsidR="00CB763F" w:rsidRPr="005F7DE3" w:rsidDel="00015B5E">
          <w:delText xml:space="preserve">physical </w:delText>
        </w:r>
      </w:del>
      <w:ins w:id="164" w:author="Braun, James E" w:date="2022-04-14T12:33:00Z">
        <w:r w:rsidR="00015B5E" w:rsidRPr="005F7DE3">
          <w:t>physical</w:t>
        </w:r>
        <w:r w:rsidR="00015B5E">
          <w:t>ly-</w:t>
        </w:r>
      </w:ins>
      <w:r w:rsidR="00CB763F" w:rsidRPr="005F7DE3">
        <w:t>based model</w:t>
      </w:r>
      <w:del w:id="165" w:author="Braun, James E" w:date="2022-04-14T12:33:00Z">
        <w:r w:rsidR="00CB763F" w:rsidRPr="005F7DE3" w:rsidDel="00015B5E">
          <w:delText>s</w:delText>
        </w:r>
      </w:del>
      <w:r w:rsidR="00CB763F" w:rsidRPr="005F7DE3">
        <w:t xml:space="preserve"> and </w:t>
      </w:r>
      <w:ins w:id="166" w:author="Braun, James E" w:date="2022-04-14T12:33:00Z">
        <w:r w:rsidR="00015B5E">
          <w:t xml:space="preserve">a </w:t>
        </w:r>
      </w:ins>
      <w:r w:rsidR="00CB763F" w:rsidRPr="005F7DE3">
        <w:t>data-driven model</w:t>
      </w:r>
      <w:ins w:id="167" w:author="Braun, James E" w:date="2022-04-14T12:34:00Z">
        <w:r w:rsidR="00015B5E">
          <w:t xml:space="preserve"> </w:t>
        </w:r>
      </w:ins>
      <w:r w:rsidR="00CB763F" w:rsidRPr="005F7DE3">
        <w:fldChar w:fldCharType="begin"/>
      </w:r>
      <w:r w:rsidR="00A076C2">
        <w:instrText xml:space="preserve"> ADDIN ZOTERO_ITEM CSL_CITATION {"citationID":"WVEaMPfK","properties":{"formattedCitation":"(Braun and Chaturvedi 2002)","plainCitation":"(Braun and Chaturvedi 2002)","noteIndex":0},"citationItems":[{"id":616,"uris":["http://zotero.org/users/3944343/items/JW64SEI2"],"itemData":{"id":616,"type":"article-journal","abstract":"Lower costs and improved performance of sensors, controllers, and networking is leading to the development of smart building features, such as continuous performance monitoring, automated diagnostics, and optimal supervisory control. For some of these applications, it is important to be able to predict transient cooling and heating requirements for the building using inverse models that are trained using on-site data. Existing inverse models for transient building loads range from purely empirical or “black-box” models to purely physical or “white-box” models. Generally, black-box (e.g., neural network) models require a significant amount of training data and may not always reflect the actual physical behavior, whereas white-box (e.g., finite difference) models require specification of many physical parameters. This paper presents a hybrid or “gray-box” modeling approach that uses a transfer function with parameters that are constrained to satisfy a simple physical representation for energy flows in the building structure. A robust method is also presented for training parameters of the constrained model, wherein initial values of and bounds on physical parameters are estimated from a rough building description, better estimates are obtained using a global direct search algorithm, and optimal parameters are identified using a nonlinear regression algorithm. The model and training method were extensively tested for different buildings and locations using data generated from a detailed simulation program. The approach was also tested using data from a field site located near Chicago, Illinois. It was found that one to two weeks of data are sufficient to train a model so that it can accurately predict transient cooling or heating requirements.","container-title":"HVAC&amp;R Research","DOI":"10.1080/10789669.2002.10391290","ISSN":"1078-9669","issue":"1","note":"publisher: Taylor &amp; Francis\n_eprint: https://www.tandfonline.com/doi/pdf/10.1080/10789669.2002.10391290","page":"73-99","source":"Taylor and Francis+NEJM","title":"An Inverse Gray-Box Model for Transient Building Load Prediction","volume":"8","author":[{"family":"Braun","given":"James E."},{"family":"Chaturvedi","given":"Nitin"}],"issued":{"date-parts":[["2002",1,1]]}}}],"schema":"https://github.com/citation-style-language/schema/raw/master/csl-citation.json"} </w:instrText>
      </w:r>
      <w:r w:rsidR="00CB763F" w:rsidRPr="005F7DE3">
        <w:fldChar w:fldCharType="separate"/>
      </w:r>
      <w:r w:rsidR="00A076C2" w:rsidRPr="00A076C2">
        <w:t>(Braun and Chaturvedi 2002)</w:t>
      </w:r>
      <w:r w:rsidR="00CB763F" w:rsidRPr="005F7DE3">
        <w:fldChar w:fldCharType="end"/>
      </w:r>
      <w:r w:rsidR="00CB763F" w:rsidRPr="005F7DE3">
        <w:t xml:space="preserve">. </w:t>
      </w:r>
      <w:r w:rsidR="00AF77D1" w:rsidRPr="005F7DE3">
        <w:t>A</w:t>
      </w:r>
      <w:ins w:id="168" w:author="Braun, James E" w:date="2022-04-14T12:34:00Z">
        <w:r w:rsidR="00015B5E">
          <w:t>n</w:t>
        </w:r>
      </w:ins>
      <w:r w:rsidR="00AF77D1" w:rsidRPr="005F7DE3">
        <w:t xml:space="preserve"> </w:t>
      </w:r>
      <w:r w:rsidR="00C751D9" w:rsidRPr="005F7DE3">
        <w:t xml:space="preserve">RC network model is considered </w:t>
      </w:r>
      <w:del w:id="169" w:author="Braun, James E" w:date="2022-04-14T12:34:00Z">
        <w:r w:rsidR="00C751D9" w:rsidRPr="005F7DE3" w:rsidDel="00015B5E">
          <w:delText xml:space="preserve">of </w:delText>
        </w:r>
      </w:del>
      <w:r w:rsidR="00C751D9" w:rsidRPr="005F7DE3">
        <w:t xml:space="preserve">as a collection of linear ordinary differential equations (ODEs). RC models are typically in the form of 2R1C, 3R2C, or lumped RC parameter models with associated self-adjusting methods </w:t>
      </w:r>
      <w:r w:rsidR="00080C2E" w:rsidRPr="005F7DE3">
        <w:fldChar w:fldCharType="begin"/>
      </w:r>
      <w:r w:rsidR="00A076C2">
        <w:instrText xml:space="preserve"> ADDIN ZOTERO_ITEM CSL_CITATION {"citationID":"jRMA1nZ4","properties":{"formattedCitation":"(Rodr\\uc0\\u237{}guez Jara et al. 2016)","plainCitation":"(Rodríguez Jara et al. 2016)","noteIndex":0},"citationItems":[{"id":869,"uris":["http://zotero.org/users/3944343/items/9E6PNZP7"],"itemData":{"id":869,"type":"article-journal","abstract":"A novel method for adjusting the parameters of a lumped parameter model for the transient thermal response of building constructions is presented. Previous analytical adjustment methods can be complex and inaccurate, while optimization algorithms, although more accurate, require prior simulation using a high-order reference model, and so provide no advantages to be integrated into simulation programs. This work presents a methodology for the analytical adjustment of a first-order model based on the hypothesis that the position of the capacitance varies in every time step in response to changes in the excitation value. By comparison with a reference model and using a wide range of constructions (420), the functional form of this dependence was determined in accordance with the value of time step and properties and thickness of the element. Using different typical constructions (41), the method was validated by comparison with the reference model in terms of surface heat fluxes, surface temperatures and indoor air temperature. The results showed an excellent agreement with the reference model for surface temperatures and indoor air temperature, and good agreement for surface heat fluxes. The method can be integrated into simulation programs with a low computational cost, sufficient accuracy, universality and adaptable time step.","container-title":"Energy and Buildings","DOI":"10.1016/j.enbuild.2016.08.039","ISSN":"0378-7788","journalAbbreviation":"Energy and Buildings","language":"en","page":"85-97","source":"ScienceDirect","title":"A new analytical approach for simplified thermal modelling of buildings: Self-Adjusting RC-network model","title-short":"A new analytical approach for simplified thermal modelling of buildings","volume":"130","author":[{"family":"Rodríguez Jara","given":"Enrique Á."},{"family":"Sánchez de la Flor","given":"Francisco J."},{"family":"Álvarez Domínguez","given":"Servando"},{"family":"Molina Félix","given":"José L."},{"family":"Salmerón Lissén","given":"José M."}],"issued":{"date-parts":[["2016",10,15]]}}}],"schema":"https://github.com/citation-style-language/schema/raw/master/csl-citation.json"} </w:instrText>
      </w:r>
      <w:r w:rsidR="00080C2E" w:rsidRPr="005F7DE3">
        <w:fldChar w:fldCharType="separate"/>
      </w:r>
      <w:r w:rsidR="00A076C2" w:rsidRPr="00A076C2">
        <w:rPr>
          <w:szCs w:val="24"/>
        </w:rPr>
        <w:t>(Rodríguez Jara et al. 2016)</w:t>
      </w:r>
      <w:r w:rsidR="00080C2E" w:rsidRPr="005F7DE3">
        <w:fldChar w:fldCharType="end"/>
      </w:r>
      <w:r w:rsidR="00080C2E" w:rsidRPr="005F7DE3">
        <w:t xml:space="preserve">. </w:t>
      </w:r>
      <w:r w:rsidR="00C751D9" w:rsidRPr="005F7DE3">
        <w:t xml:space="preserve">According to </w:t>
      </w:r>
      <w:r w:rsidR="00080C2E" w:rsidRPr="005F7DE3">
        <w:fldChar w:fldCharType="begin"/>
      </w:r>
      <w:r w:rsidR="00A076C2">
        <w:instrText xml:space="preserve"> ADDIN ZOTERO_ITEM CSL_CITATION {"citationID":"3bNF7tJa","properties":{"formattedCitation":"(O\\uc0\\u8217{}Dwyer et al. 2016)","plainCitation":"(O’Dwyer et al. 2016)","noteIndex":0},"citationItems":[{"id":875,"uris":["http://zotero.org/users/3944343/items/Q9MX7AMH"],"itemData":{"id":875,"type":"article-journal","abstract":"As research in the area of model predictive control (MPC) for building energy systems intensifies, appropriate methods are required to model a building's thermodynamic properties. In this paper, building models are considered from two perspectives – simulation and optimisation. First, a methodology is devised for the development of complex simulation models for control strategy comparison and analysis. A novel spatio-temporal filtering technique for estimation of disturbances is devised and combined with metaheuristic search methods to allow for models to be derived from data in which typical disturbances are present. Adapting the disturbance estimation techniques, methods are then proposed for deriving low-order models from data, suitable for use within an optimisation-based MPC strategy. The modelling concepts are implemented using data from a real building and a potential MPC formulation is assessed.","container-title":"Energy and Buildings","DOI":"10.1016/j.enbuild.2016.08.077","ISSN":"0378-7788","journalAbbreviation":"Energy and Buildings","language":"en","page":"532-545","source":"ScienceDirect","title":"Modelling and disturbance estimation for model predictive control in building heating systems","volume":"130","author":[{"family":"O’Dwyer","given":"Edward"},{"family":"De Tommasi","given":"Luciano"},{"family":"Kouramas","given":"Konstantinos"},{"family":"Cychowski","given":"Marcin"},{"family":"Lightbody","given":"Gordon"}],"issued":{"date-parts":[["2016",10,15]]}}}],"schema":"https://github.com/citation-style-language/schema/raw/master/csl-citation.json"} </w:instrText>
      </w:r>
      <w:r w:rsidR="00080C2E" w:rsidRPr="005F7DE3">
        <w:fldChar w:fldCharType="separate"/>
      </w:r>
      <w:r w:rsidR="00A076C2" w:rsidRPr="00A076C2">
        <w:rPr>
          <w:szCs w:val="24"/>
        </w:rPr>
        <w:t>(O’Dwyer et al. 2016)</w:t>
      </w:r>
      <w:r w:rsidR="00080C2E" w:rsidRPr="005F7DE3">
        <w:fldChar w:fldCharType="end"/>
      </w:r>
      <w:r w:rsidR="00080C2E" w:rsidRPr="005F7DE3">
        <w:t xml:space="preserve">, </w:t>
      </w:r>
      <w:r w:rsidR="00C751D9" w:rsidRPr="005F7DE3">
        <w:t xml:space="preserve">when the resistance and capacitance values are positive, there is theoretically a guaranteed thermal passivity solution for RC models. </w:t>
      </w:r>
      <w:r w:rsidR="0067326A" w:rsidRPr="005F7DE3">
        <w:t>As for the training of RC model, t</w:t>
      </w:r>
      <w:r w:rsidR="00C751D9" w:rsidRPr="005F7DE3">
        <w:t xml:space="preserve">here </w:t>
      </w:r>
      <w:r w:rsidR="009C131C" w:rsidRPr="005F7DE3">
        <w:t>is</w:t>
      </w:r>
      <w:r w:rsidR="00C751D9" w:rsidRPr="005F7DE3">
        <w:t xml:space="preserve"> </w:t>
      </w:r>
      <w:r w:rsidR="0067326A" w:rsidRPr="005F7DE3">
        <w:t xml:space="preserve">considerable </w:t>
      </w:r>
      <w:r w:rsidR="00C751D9" w:rsidRPr="005F7DE3">
        <w:t>research devoted to optimiz</w:t>
      </w:r>
      <w:r w:rsidR="0067326A" w:rsidRPr="005F7DE3">
        <w:t>ing</w:t>
      </w:r>
      <w:r w:rsidR="00C751D9" w:rsidRPr="005F7DE3">
        <w:t xml:space="preserve"> the trade-off between model accuracy and complexity </w:t>
      </w:r>
      <w:r w:rsidR="00080C2E" w:rsidRPr="005F7DE3">
        <w:fldChar w:fldCharType="begin"/>
      </w:r>
      <w:r w:rsidR="00992D3F">
        <w:instrText xml:space="preserve"> ADDIN ZOTERO_ITEM CSL_CITATION {"citationID":"2Mjo30Wt","properties":{"formattedCitation":"(Ahn and Song 2010; Goyal, Liao, and Barooah 2011; Koschenz and Dorer 1999; Liu et al. 2011)","plainCitation":"(Ahn and Song 2010; Goyal, Liao, and Barooah 2011; Koschenz and Dorer 1999; Liu et al. 2011)","noteIndex":0},"citationItems":[{"id":912,"uris":["http://zotero.org/users/3944343/items/PLN4V97W"],"itemData":{"id":912,"type":"article-journal","abstract":"Computer simulations and experiments are carried out to research the control characteristics and heating performances for a radiant slab heating system with automatic thermostatic valves in residential apartments. An electrical equivalent R–C circuit is applied to analyze the unsteady heat transfer in the house. In addition, the radiant heat transfer between slabs, ceilings and walls in the room is evaluated by enclosure analysis method. Results of heating performance and control characteristics were determined from control methods such as automatic thermostatic valves, room air temperature-sensing method, water-temperature-sensing method, proportional control method, and On–Off control method.","collection-title":"Demand Response Resources: the US and International Experience","container-title":"Energy","DOI":"10.1016/j.energy.2009.11.007","ISSN":"0360-5442","issue":"4","journalAbbreviation":"Energy","language":"en","page":"1615-1624","source":"ScienceDirect","title":"Control characteristics and heating performance analysis of automatic thermostatic valves for radiant slab heating system in residential apartments","volume":"35","author":[{"family":"Ahn","given":"Byung-Cheon"},{"family":"Song","given":"Jae-Yeob"}],"issued":{"date-parts":[["2010",4,1]]}}},{"id":882,"uris":["http://zotero.org/users/3944343/items/M5VFHHG8"],"itemData":{"id":882,"type":"paper-conference","abstract":"Constructing a model of thermal dynamics of a multi-zone building requires modeling heat conduction through walls as well as convection due to air-flows among the zones. Reduced order models of conduction in terms of RC-networks are well established, while currently the only way to model convection is through CFD (Computational Fluid Dynamics). This limits convection models to a single zone or a small number of zones in a building. In this paper we present a novel method of identifying a reduced order thermal model of a multi-zone building from measured space temperature data. The method consists of first identifying the underlying network structure, in particular, the paths of convective interaction among zones, which corresponds to edges of a building graph. Convective interaction among a pair of zones is modeled as a RC network, in a manner analogous to conduction models. The second step of the proposed method involves estimating the parameters of the RC network model for the convection edges. The identified convection edges, along with the associated R and C values, are used to augment a thermal dynamics model of a building that is originally constructed to model only conduction. Predictions by the augmented model and the conduction-only model are compared with space temperatures measured in a multi-zone building in the University of Florida campus. The identified model is seen to predict the temperatures more accurately than a conduction-only model.","container-title":"2011 50th IEEE Conference on Decision and Control and European Control Conference","DOI":"10.1109/CDC.2011.6161387","event":"2011 50th IEEE Conference on Decision and Control and European Control Conference","note":"ISSN: 0743-1546","page":"181-186","source":"IEEE Xplore","title":"Identification of multi-zone building thermal interaction model from data","author":[{"family":"Goyal","given":"Siddharth"},{"family":"Liao","given":"Chenda"},{"family":"Barooah","given":"Prabir"}],"issued":{"date-parts":[["2011",12]]}}},{"id":915,"uris":["http://zotero.org/users/3944343/items/SIMQ9I8R"],"itemData":{"id":915,"type":"article-journal","abstract":"In Europe, hydronic concrete core systems are being increasingly used for room conditioning systems. The concrete slab acts as heat accumulator and permits dissipation of the load using, for instance, cooling towers. When using such systems the external climatic conditions limit the achievable water temperature. The convective loads, however, directly affect the room air temperature and reduce the storable part of the load. The ventilation system also has a large influence on the energy related operation of such a system. Moreover, the dimensions of the concrete slab and the layout geometry of the water pipes, especially the spacing, are important factors for the design of the system. A model is described which can be used to illustrate the transient two dimensional heat flow in such a construction. This method is suitable for simple hand calculations, but can also be integrated into existing building simulation programs without having to modify the program code. Thus, the complete system can be designed for practical applications to ensure optimum operation. In addition, this paper describes the interrelationship between heat storage capacity and pipe geometry. Finally, criteria are listed for suitable application of concrete slab cooling and further aspects are listed that need to be considered in connection with these systems.","container-title":"Energy and Buildings","DOI":"10.1016/S0378-7788(98)00081-4","ISSN":"0378-7788","issue":"2","journalAbbreviation":"Energy and Buildings","language":"en","page":"139-145","source":"ScienceDirect","title":"Interaction of an air system with concrete core conditioning","volume":"30","author":[{"family":"Koschenz","given":"Markus"},{"family":"Dorer","given":"Viktor"}],"issued":{"date-parts":[["1999",6,1]]}}},{"id":892,"uris":["http://zotero.org/users/3944343/items/DRQTASCI"],"itemData":{"id":892,"type":"article-journal","abstract":"Thermal properties of concrete core cooling slab have direct and strong influence on its dynamic cooling performance. Star-type RC-network model can be used to simulate thermal dynamic performance of concrete cooling slab, but the heat resistance and the heat capacity of assumed core temperature layer in the model is difficult to determine. This article proposed a method to define these two thermal properties in geometric way, and modified RC-network model was established in order to validate the method. Then thermal steady and dynamic performances of two typical concrete core cooling slabs were simulated by the modified star-type RC-network model and FEM respectively. The results indicate that the modified RC-network model was in good agreement with FEM both in dynamic and steady cooling performance simulation. Furthermore, application scope of the modified RC-network model was investigated and defined.","container-title":"Energy and Buildings","DOI":"10.1016/j.enbuild.2011.05.029","ISSN":"0378-7788","issue":"9","journalAbbreviation":"Energy and Buildings","language":"en","page":"2378-2384","source":"ScienceDirect","title":"Establishment and validation of modified star-type RC-network model for concrete core cooling slab","volume":"43","author":[{"family":"Liu","given":"Kuixing"},{"family":"Tian","given":"Zhe"},{"family":"Zhang","given":"Cheng"},{"family":"Ding","given":"Yan"},{"family":"Wang","given":"Weiliang"}],"issued":{"date-parts":[["2011",9,1]]}}}],"schema":"https://github.com/citation-style-language/schema/raw/master/csl-citation.json"} </w:instrText>
      </w:r>
      <w:r w:rsidR="00080C2E" w:rsidRPr="005F7DE3">
        <w:fldChar w:fldCharType="separate"/>
      </w:r>
      <w:r w:rsidR="00992D3F" w:rsidRPr="00992D3F">
        <w:t>(Ahn and Song 2010; Goyal, Liao, and Barooah 2011; Koschenz and Dorer 1999; Liu et al. 2011)</w:t>
      </w:r>
      <w:r w:rsidR="00080C2E" w:rsidRPr="005F7DE3">
        <w:fldChar w:fldCharType="end"/>
      </w:r>
      <w:r w:rsidR="00C751D9" w:rsidRPr="005F7DE3">
        <w:t xml:space="preserve">. </w:t>
      </w:r>
    </w:p>
    <w:p w14:paraId="581391AC" w14:textId="77777777" w:rsidR="00971AFD" w:rsidRPr="005F7DE3" w:rsidRDefault="00971AFD" w:rsidP="00120FD7">
      <w:pPr>
        <w:jc w:val="both"/>
      </w:pPr>
    </w:p>
    <w:p w14:paraId="6A3B51B6" w14:textId="1E3F43D5" w:rsidR="00D5327E" w:rsidRPr="005F7DE3" w:rsidRDefault="004A064F" w:rsidP="00120FD7">
      <w:pPr>
        <w:jc w:val="both"/>
      </w:pPr>
      <w:r>
        <w:t>Nevertheless, t</w:t>
      </w:r>
      <w:r w:rsidR="00D5327E" w:rsidRPr="005F7DE3">
        <w:t xml:space="preserve">here are some limitations in terms of </w:t>
      </w:r>
      <w:ins w:id="170" w:author="Braun, James E" w:date="2022-04-14T12:35:00Z">
        <w:r w:rsidR="00015B5E">
          <w:t xml:space="preserve">application of </w:t>
        </w:r>
      </w:ins>
      <w:r w:rsidR="00D5327E" w:rsidRPr="005F7DE3">
        <w:t>t</w:t>
      </w:r>
      <w:r w:rsidR="00D612DE" w:rsidRPr="005F7DE3">
        <w:t>he RC model</w:t>
      </w:r>
      <w:del w:id="171" w:author="Braun, James E" w:date="2022-04-14T12:35:00Z">
        <w:r w:rsidR="00D612DE" w:rsidRPr="005F7DE3" w:rsidDel="00015B5E">
          <w:delText xml:space="preserve"> applicatio</w:delText>
        </w:r>
        <w:r w:rsidR="00D5327E" w:rsidRPr="005F7DE3" w:rsidDel="00015B5E">
          <w:delText>n</w:delText>
        </w:r>
      </w:del>
      <w:r w:rsidR="00D5327E" w:rsidRPr="005F7DE3">
        <w:t>.</w:t>
      </w:r>
      <w:r w:rsidR="00BC1AAD" w:rsidRPr="005F7DE3">
        <w:t xml:space="preserve"> </w:t>
      </w:r>
      <w:r w:rsidR="00051F6B">
        <w:t>T</w:t>
      </w:r>
      <w:r w:rsidR="00D5327E" w:rsidRPr="005F7DE3">
        <w:t>he accuracy of lumped parameter methods is highly dependent on the</w:t>
      </w:r>
      <w:ins w:id="172" w:author="Lichen Wu" w:date="2022-04-17T17:30:00Z">
        <w:r w:rsidR="00817E22">
          <w:t xml:space="preserve"> estimation and</w:t>
        </w:r>
      </w:ins>
      <w:r w:rsidR="00D5327E" w:rsidRPr="005F7DE3">
        <w:t xml:space="preserve"> </w:t>
      </w:r>
      <w:ins w:id="173" w:author="Lichen Wu" w:date="2022-04-17T17:30:00Z">
        <w:r w:rsidR="00817E22">
          <w:t>calibration</w:t>
        </w:r>
      </w:ins>
      <w:del w:id="174" w:author="Lichen Wu" w:date="2022-04-17T17:30:00Z">
        <w:r w:rsidR="00D5327E" w:rsidRPr="005F7DE3" w:rsidDel="00817E22">
          <w:delText>values</w:delText>
        </w:r>
      </w:del>
      <w:ins w:id="175" w:author="Lichen Wu" w:date="2022-04-17T17:30:00Z">
        <w:r w:rsidR="00817E22">
          <w:t xml:space="preserve"> </w:t>
        </w:r>
      </w:ins>
      <w:del w:id="176" w:author="Lichen Wu" w:date="2022-04-17T17:30:00Z">
        <w:r w:rsidR="00D5327E" w:rsidRPr="005F7DE3" w:rsidDel="00817E22">
          <w:delText xml:space="preserve"> </w:delText>
        </w:r>
      </w:del>
      <w:r w:rsidR="00D5327E" w:rsidRPr="005F7DE3">
        <w:t>of their characteristic parameters</w:t>
      </w:r>
      <w:r w:rsidR="00051F6B" w:rsidRPr="005F7DE3">
        <w:t xml:space="preserve"> </w:t>
      </w:r>
      <w:r w:rsidR="00051F6B" w:rsidRPr="005F7DE3">
        <w:fldChar w:fldCharType="begin"/>
      </w:r>
      <w:r w:rsidR="00A076C2">
        <w:instrText xml:space="preserve"> ADDIN ZOTERO_ITEM CSL_CITATION {"citationID":"docdCIEU","properties":{"formattedCitation":"(Rodr\\uc0\\u237{}guez Jara et al. 2016)","plainCitation":"(Rodríguez Jara et al. 2016)","noteIndex":0},"citationItems":[{"id":869,"uris":["http://zotero.org/users/3944343/items/9E6PNZP7"],"itemData":{"id":869,"type":"article-journal","abstract":"A novel method for adjusting the parameters of a lumped parameter model for the transient thermal response of building constructions is presented. Previous analytical adjustment methods can be complex and inaccurate, while optimization algorithms, although more accurate, require prior simulation using a high-order reference model, and so provide no advantages to be integrated into simulation programs. This work presents a methodology for the analytical adjustment of a first-order model based on the hypothesis that the position of the capacitance varies in every time step in response to changes in the excitation value. By comparison with a reference model and using a wide range of constructions (420), the functional form of this dependence was determined in accordance with the value of time step and properties and thickness of the element. Using different typical constructions (41), the method was validated by comparison with the reference model in terms of surface heat fluxes, surface temperatures and indoor air temperature. The results showed an excellent agreement with the reference model for surface temperatures and indoor air temperature, and good agreement for surface heat fluxes. The method can be integrated into simulation programs with a low computational cost, sufficient accuracy, universality and adaptable time step.","container-title":"Energy and Buildings","DOI":"10.1016/j.enbuild.2016.08.039","ISSN":"0378-7788","journalAbbreviation":"Energy and Buildings","language":"en","page":"85-97","source":"ScienceDirect","title":"A new analytical approach for simplified thermal modelling of buildings: Self-Adjusting RC-network model","title-short":"A new analytical approach for simplified thermal modelling of buildings","volume":"130","author":[{"family":"Rodríguez Jara","given":"Enrique Á."},{"family":"Sánchez de la Flor","given":"Francisco J."},{"family":"Álvarez Domínguez","given":"Servando"},{"family":"Molina Félix","given":"José L."},{"family":"Salmerón Lissén","given":"José M."}],"issued":{"date-parts":[["2016",10,15]]}}}],"schema":"https://github.com/citation-style-language/schema/raw/master/csl-citation.json"} </w:instrText>
      </w:r>
      <w:r w:rsidR="00051F6B" w:rsidRPr="005F7DE3">
        <w:fldChar w:fldCharType="separate"/>
      </w:r>
      <w:r w:rsidR="00A076C2" w:rsidRPr="00A076C2">
        <w:rPr>
          <w:szCs w:val="24"/>
        </w:rPr>
        <w:t>(Rodríguez Jara et al. 2016)</w:t>
      </w:r>
      <w:r w:rsidR="00051F6B" w:rsidRPr="005F7DE3">
        <w:fldChar w:fldCharType="end"/>
      </w:r>
      <w:ins w:id="177" w:author="Lichen Wu" w:date="2022-04-17T17:30:00Z">
        <w:r w:rsidR="00817E22">
          <w:t>, which re</w:t>
        </w:r>
      </w:ins>
      <w:ins w:id="178" w:author="Lichen Wu" w:date="2022-04-17T17:31:00Z">
        <w:r w:rsidR="00817E22">
          <w:t>quires substantial efforts</w:t>
        </w:r>
      </w:ins>
      <w:r w:rsidR="00D5327E" w:rsidRPr="005F7DE3">
        <w:t xml:space="preserve">. </w:t>
      </w:r>
      <w:r w:rsidR="00C44260">
        <w:t>Moreover, t</w:t>
      </w:r>
      <w:r w:rsidR="00051F6B" w:rsidRPr="005F7DE3">
        <w:t xml:space="preserve">he accuracy of the RC model </w:t>
      </w:r>
      <w:ins w:id="179" w:author="Braun, James E" w:date="2022-04-14T12:36:00Z">
        <w:r w:rsidR="00015B5E">
          <w:t xml:space="preserve">applied to a radiant slab </w:t>
        </w:r>
      </w:ins>
      <w:r w:rsidR="00051F6B" w:rsidRPr="005F7DE3">
        <w:t xml:space="preserve">degrades when the slab is subjected to rapid thermal disturbances </w:t>
      </w:r>
      <w:r w:rsidR="00051F6B" w:rsidRPr="005F7DE3">
        <w:fldChar w:fldCharType="begin"/>
      </w:r>
      <w:r w:rsidR="00A076C2">
        <w:instrText xml:space="preserve"> ADDIN ZOTERO_ITEM CSL_CITATION {"citationID":"exCtGyio","properties":{"formattedCitation":"(Neumann, Gamisch, and Gschwander 2021; Rhee and Kim 2015)","plainCitation":"(Neumann, Gamisch, and Gschwander 2021; Rhee and Kim 2015)","noteIndex":0},"citationItems":[{"id":981,"uris":["http://zotero.org/users/3944343/items/72HS7BZW"],"itemData":{"id":981,"type":"article-journal","abstract":"Latent heat storage is one option to increase the efficiency and reduce CO2-emissions of process heat applications in the temperature range between 100 °C and 250 °C. In the present study a latent heat storage system based on flown through heat exchanger plates according to the FracTherm®-design is examined. The sugar alcohol d-mannitol is used as PCM. A simplified capacity resistor (RC) simulation model is developed. In contrast to common RC-models, this model can simulate free convection of the storage material in liquid phase during charging. Additionally, a detailed physical simulation model based on the Finite-Element-Method is developed and validated with measured data. A verification of the new RC-model and the FEM-model is carried out. The mean deviation of the outlet fluid temperature between both models is 0.62 K. The mean deviation of the PCM-temperature is 0.85 K. Due to the 20 to 30 times shorter simulation time, the RC-model is well suited for dimensioning and optimizing plate type heat exchangers for latent heat storages.","container-title":"Applied Thermal Engineering","DOI":"10.1016/j.applthermaleng.2021.117232","ISSN":"1359-4311","journalAbbreviation":"Applied Thermal Engineering","language":"en","page":"117232","source":"ScienceDirect","title":"Comparison of RC-model and FEM-model for a PCM-plate storage including free convection","volume":"196","author":[{"family":"Neumann","given":"Hannah"},{"family":"Gamisch","given":"Sebastian"},{"family":"Gschwander","given":"Stefan"}],"issued":{"date-parts":[["2021",9,1]]}}},{"id":929,"uris":["http://zotero.org/users/3944343/items/XMDICICN"],"itemData":{"id":929,"type":"article-journal","abstract":"The radiant heating and cooling (RHC) system has been gaining much popularity due to high thermal comfort, reduced energy consumption, quiet operation, space saving, and so on. For this reason, there have been numerous studies on the RHC system to evaluate the thermal performance of the system and to implement the system for practical applications. This study conducted a literature review on the basic and applied research in RHC systems for the built environment. The objective of this review is to find out the research trend of the RHC system, to discover main issues for the RHC system understanding, and to suggest further studies for the system development. In this study, a comprehensive review was conducted, in terms of thermal comfort, thermal analysis including heat transfer model, heating/cooling capacity, CFD analysis, energy simulation, system configuration and control strategies. The results showed that the RHC system has been continuously developed, modified and improved to achieve better thermal comfort and energy efficiency. Based on the review results, several topics for future studies were suggested, which are required to overcome the limitations of the RHC system for extending its application to various building types, climate, and so on.","collection-title":"Fifty Year Anniversary for Building and Environment","container-title":"Building and Environment","DOI":"10.1016/j.buildenv.2015.03.040","ISSN":"0360-1323","journalAbbreviation":"Building and Environment","language":"en","page":"166-190","source":"ScienceDirect","title":"A 50 year review of basic and applied research in radiant heating and cooling systems for the built environment","volume":"91","author":[{"family":"Rhee","given":"Kyu-Nam"},{"family":"Kim","given":"Kwang Woo"}],"issued":{"date-parts":[["2015",9,1]]}}}],"schema":"https://github.com/citation-style-language/schema/raw/master/csl-citation.json"} </w:instrText>
      </w:r>
      <w:r w:rsidR="00051F6B" w:rsidRPr="005F7DE3">
        <w:fldChar w:fldCharType="separate"/>
      </w:r>
      <w:r w:rsidR="00A076C2" w:rsidRPr="00A076C2">
        <w:t>(Neumann, Gamisch, and Gschwander 2021; Rhee and Kim 2015)</w:t>
      </w:r>
      <w:r w:rsidR="00051F6B" w:rsidRPr="005F7DE3">
        <w:fldChar w:fldCharType="end"/>
      </w:r>
      <w:r w:rsidR="00051F6B" w:rsidRPr="005F7DE3">
        <w:t>.</w:t>
      </w:r>
    </w:p>
    <w:p w14:paraId="130E7266" w14:textId="6976337E" w:rsidR="003C5746" w:rsidRPr="005F7DE3" w:rsidRDefault="003C5746" w:rsidP="00120FD7">
      <w:pPr>
        <w:jc w:val="both"/>
      </w:pPr>
    </w:p>
    <w:p w14:paraId="098A03BD" w14:textId="60C3DDE7" w:rsidR="00C6333D" w:rsidRPr="005F7DE3" w:rsidRDefault="00C6333D" w:rsidP="00EB07BC">
      <w:pPr>
        <w:pStyle w:val="Heading2"/>
      </w:pPr>
      <w:r w:rsidRPr="005F7DE3">
        <w:t>1.</w:t>
      </w:r>
      <w:r w:rsidR="001A7004" w:rsidRPr="005F7DE3">
        <w:t>3</w:t>
      </w:r>
      <w:r w:rsidRPr="005F7DE3">
        <w:t xml:space="preserve"> Data-</w:t>
      </w:r>
      <w:r w:rsidR="00A91C89">
        <w:t>d</w:t>
      </w:r>
      <w:r w:rsidRPr="005F7DE3">
        <w:t>riven Model</w:t>
      </w:r>
      <w:r w:rsidR="00A91C89">
        <w:t>s</w:t>
      </w:r>
    </w:p>
    <w:p w14:paraId="3D0361DA" w14:textId="05AF679D" w:rsidR="00240A6D" w:rsidRDefault="00A75E62" w:rsidP="00120FD7">
      <w:pPr>
        <w:jc w:val="both"/>
        <w:rPr>
          <w:ins w:id="180" w:author="Braun, James E" w:date="2022-04-14T12:40:00Z"/>
        </w:rPr>
      </w:pPr>
      <w:r>
        <w:t>Many data-driven/machine learning algorithms have been evaluated</w:t>
      </w:r>
      <w:r w:rsidR="00573371" w:rsidRPr="005F7DE3">
        <w:t xml:space="preserve"> for building energy modeling</w:t>
      </w:r>
      <w:r>
        <w:t xml:space="preserve"> such as </w:t>
      </w:r>
      <w:del w:id="181" w:author="Braun, James E" w:date="2022-04-14T12:39:00Z">
        <w:r w:rsidRPr="00626F5E" w:rsidDel="00E919C1">
          <w:delText xml:space="preserve">partial </w:delText>
        </w:r>
      </w:del>
      <w:ins w:id="182" w:author="Braun, James E" w:date="2022-04-14T12:39:00Z">
        <w:r w:rsidR="00E919C1">
          <w:t>P</w:t>
        </w:r>
        <w:r w:rsidR="00E919C1" w:rsidRPr="00626F5E">
          <w:t xml:space="preserve">artial </w:t>
        </w:r>
      </w:ins>
      <w:del w:id="183" w:author="Braun, James E" w:date="2022-04-14T12:39:00Z">
        <w:r w:rsidRPr="00626F5E" w:rsidDel="00E919C1">
          <w:delText xml:space="preserve">least </w:delText>
        </w:r>
      </w:del>
      <w:ins w:id="184" w:author="Braun, James E" w:date="2022-04-14T12:39:00Z">
        <w:r w:rsidR="00E919C1">
          <w:t>L</w:t>
        </w:r>
        <w:r w:rsidR="00E919C1" w:rsidRPr="00626F5E">
          <w:t xml:space="preserve">east </w:t>
        </w:r>
      </w:ins>
      <w:del w:id="185" w:author="Braun, James E" w:date="2022-04-14T12:39:00Z">
        <w:r w:rsidRPr="00626F5E" w:rsidDel="00E919C1">
          <w:delText xml:space="preserve">squares </w:delText>
        </w:r>
      </w:del>
      <w:ins w:id="186" w:author="Braun, James E" w:date="2022-04-14T12:39:00Z">
        <w:r w:rsidR="00E919C1">
          <w:t>S</w:t>
        </w:r>
        <w:r w:rsidR="00E919C1" w:rsidRPr="00626F5E">
          <w:t xml:space="preserve">quares </w:t>
        </w:r>
      </w:ins>
      <w:r w:rsidRPr="00626F5E">
        <w:t xml:space="preserve">(PLS), Principal </w:t>
      </w:r>
      <w:del w:id="187" w:author="Braun, James E" w:date="2022-04-14T12:38:00Z">
        <w:r w:rsidRPr="00626F5E" w:rsidDel="00E919C1">
          <w:delText xml:space="preserve">component </w:delText>
        </w:r>
      </w:del>
      <w:ins w:id="188" w:author="Braun, James E" w:date="2022-04-14T12:38:00Z">
        <w:r w:rsidR="00E919C1">
          <w:t>C</w:t>
        </w:r>
        <w:r w:rsidR="00E919C1" w:rsidRPr="00626F5E">
          <w:t xml:space="preserve">omponent </w:t>
        </w:r>
      </w:ins>
      <w:del w:id="189" w:author="Braun, James E" w:date="2022-04-14T12:38:00Z">
        <w:r w:rsidRPr="00626F5E" w:rsidDel="00E919C1">
          <w:delText xml:space="preserve">analysis </w:delText>
        </w:r>
      </w:del>
      <w:ins w:id="190" w:author="Braun, James E" w:date="2022-04-14T12:38:00Z">
        <w:r w:rsidR="00E919C1">
          <w:t>A</w:t>
        </w:r>
        <w:r w:rsidR="00E919C1" w:rsidRPr="00626F5E">
          <w:t xml:space="preserve">nalysis </w:t>
        </w:r>
      </w:ins>
      <w:r w:rsidRPr="00626F5E">
        <w:t>(PCA)</w:t>
      </w:r>
      <w:r w:rsidR="00C83081" w:rsidRPr="009649F0">
        <w:t>, G</w:t>
      </w:r>
      <w:r w:rsidR="00575472" w:rsidRPr="009649F0">
        <w:t xml:space="preserve">aussian </w:t>
      </w:r>
      <w:del w:id="191" w:author="Braun, James E" w:date="2022-04-14T12:39:00Z">
        <w:r w:rsidR="00575472" w:rsidRPr="009649F0" w:rsidDel="00E919C1">
          <w:delText xml:space="preserve">process </w:delText>
        </w:r>
      </w:del>
      <w:ins w:id="192" w:author="Braun, James E" w:date="2022-04-14T12:39:00Z">
        <w:r w:rsidR="00E919C1">
          <w:t>P</w:t>
        </w:r>
        <w:r w:rsidR="00E919C1" w:rsidRPr="009649F0">
          <w:t xml:space="preserve">rocess </w:t>
        </w:r>
      </w:ins>
      <w:del w:id="193" w:author="Braun, James E" w:date="2022-04-14T12:40:00Z">
        <w:r w:rsidR="00575472" w:rsidRPr="009649F0" w:rsidDel="00E919C1">
          <w:delText xml:space="preserve">regression </w:delText>
        </w:r>
      </w:del>
      <w:ins w:id="194" w:author="Braun, James E" w:date="2022-04-14T12:40:00Z">
        <w:r w:rsidR="00E919C1">
          <w:t>R</w:t>
        </w:r>
        <w:r w:rsidR="00E919C1" w:rsidRPr="009649F0">
          <w:t xml:space="preserve">egression </w:t>
        </w:r>
      </w:ins>
      <w:r w:rsidR="00575472" w:rsidRPr="009649F0">
        <w:t xml:space="preserve">(GPR) and </w:t>
      </w:r>
      <w:r w:rsidR="00C83081" w:rsidRPr="009649F0">
        <w:t>G</w:t>
      </w:r>
      <w:r w:rsidR="00575472" w:rsidRPr="009649F0">
        <w:t xml:space="preserve">aussian </w:t>
      </w:r>
      <w:del w:id="195" w:author="Braun, James E" w:date="2022-04-14T12:40:00Z">
        <w:r w:rsidR="00575472" w:rsidRPr="009649F0" w:rsidDel="00E919C1">
          <w:delText xml:space="preserve">mixture </w:delText>
        </w:r>
      </w:del>
      <w:ins w:id="196" w:author="Braun, James E" w:date="2022-04-14T12:40:00Z">
        <w:r w:rsidR="00E919C1">
          <w:t>M</w:t>
        </w:r>
        <w:r w:rsidR="00E919C1" w:rsidRPr="009649F0">
          <w:t xml:space="preserve">ixture </w:t>
        </w:r>
      </w:ins>
      <w:del w:id="197" w:author="Braun, James E" w:date="2022-04-14T12:40:00Z">
        <w:r w:rsidR="00575472" w:rsidRPr="009649F0" w:rsidDel="00E919C1">
          <w:delText xml:space="preserve">models </w:delText>
        </w:r>
      </w:del>
      <w:ins w:id="198" w:author="Braun, James E" w:date="2022-04-14T12:40:00Z">
        <w:r w:rsidR="00E919C1">
          <w:t>M</w:t>
        </w:r>
        <w:r w:rsidR="00E919C1" w:rsidRPr="009649F0">
          <w:t xml:space="preserve">odel </w:t>
        </w:r>
      </w:ins>
      <w:r w:rsidR="00575472" w:rsidRPr="009649F0">
        <w:t>(GMM).</w:t>
      </w:r>
      <w:r w:rsidR="00575472" w:rsidRPr="005F7DE3">
        <w:t xml:space="preserve"> </w:t>
      </w:r>
      <w:ins w:id="199" w:author="Braun, James E" w:date="2022-04-14T12:52:00Z">
        <w:r w:rsidR="005524D2">
          <w:t xml:space="preserve">For example, </w:t>
        </w:r>
      </w:ins>
      <w:r w:rsidR="00575472" w:rsidRPr="005F7DE3">
        <w:t xml:space="preserve">GPR </w:t>
      </w:r>
      <w:del w:id="200" w:author="Braun, James E" w:date="2022-04-14T12:40:00Z">
        <w:r w:rsidR="00575472" w:rsidRPr="005F7DE3" w:rsidDel="00B221F6">
          <w:delText>ha</w:delText>
        </w:r>
        <w:r w:rsidR="00DD215F" w:rsidRPr="005F7DE3" w:rsidDel="00B221F6">
          <w:delText>d</w:delText>
        </w:r>
        <w:r w:rsidR="00575472" w:rsidRPr="005F7DE3" w:rsidDel="00B221F6">
          <w:delText xml:space="preserve"> </w:delText>
        </w:r>
      </w:del>
      <w:ins w:id="201" w:author="Braun, James E" w:date="2022-04-14T12:40:00Z">
        <w:r w:rsidR="00B221F6" w:rsidRPr="005F7DE3">
          <w:t>ha</w:t>
        </w:r>
        <w:r w:rsidR="00B221F6">
          <w:t>s</w:t>
        </w:r>
        <w:r w:rsidR="00B221F6" w:rsidRPr="005F7DE3">
          <w:t xml:space="preserve"> </w:t>
        </w:r>
      </w:ins>
      <w:r w:rsidR="00575472" w:rsidRPr="005F7DE3">
        <w:t xml:space="preserve">been used to capture the complex and highly subjective relationships between room temperature and subjective </w:t>
      </w:r>
      <w:r w:rsidR="00573371" w:rsidRPr="005F7DE3">
        <w:t xml:space="preserve">thermal </w:t>
      </w:r>
      <w:r w:rsidR="00575472" w:rsidRPr="005F7DE3">
        <w:t>perception</w:t>
      </w:r>
      <w:ins w:id="202" w:author="Braun, James E" w:date="2022-04-14T12:40:00Z">
        <w:r w:rsidR="00B221F6">
          <w:t xml:space="preserve"> </w:t>
        </w:r>
      </w:ins>
      <w:r w:rsidR="00C83081" w:rsidRPr="005F7DE3">
        <w:fldChar w:fldCharType="begin"/>
      </w:r>
      <w:r w:rsidR="00A076C2">
        <w:instrText xml:space="preserve"> ADDIN ZOTERO_ITEM CSL_CITATION {"citationID":"0YdSQl7L","properties":{"formattedCitation":"(Guenther and Sawodny 2019)","plainCitation":"(Guenther and Sawodny 2019)","noteIndex":0},"citationItems":[{"id":59,"uris":["http://zotero.org/users/3944343/items/9KX6MDCC"],"itemData":{"id":59,"type":"article-journal","container-title":"Building and Environment","note":"publisher: Elsevier","page":"448–458","title":"Feature selection and Gaussian Process regression for personalized thermal comfort prediction","volume":"148","author":[{"family":"Guenther","given":"Janine"},{"family":"Sawodny","given":"Oliver"}],"issued":{"date-parts":[["2019"]]}}}],"schema":"https://github.com/citation-style-language/schema/raw/master/csl-citation.json"} </w:instrText>
      </w:r>
      <w:r w:rsidR="00C83081" w:rsidRPr="005F7DE3">
        <w:fldChar w:fldCharType="separate"/>
      </w:r>
      <w:r w:rsidR="00A076C2" w:rsidRPr="00A076C2">
        <w:t>(Guenther and Sawodny 2019)</w:t>
      </w:r>
      <w:r w:rsidR="00C83081" w:rsidRPr="005F7DE3">
        <w:fldChar w:fldCharType="end"/>
      </w:r>
      <w:r w:rsidR="00575472" w:rsidRPr="005F7DE3">
        <w:t xml:space="preserve">. </w:t>
      </w:r>
      <w:del w:id="203" w:author="Braun, James E" w:date="2022-04-14T12:52:00Z">
        <w:r w:rsidR="00575472" w:rsidRPr="005F7DE3" w:rsidDel="005524D2">
          <w:delText xml:space="preserve">The </w:delText>
        </w:r>
      </w:del>
      <w:ins w:id="204" w:author="Braun, James E" w:date="2022-04-14T12:52:00Z">
        <w:r w:rsidR="005524D2">
          <w:t>Also,</w:t>
        </w:r>
        <w:r w:rsidR="005524D2" w:rsidRPr="005F7DE3">
          <w:t xml:space="preserve"> </w:t>
        </w:r>
      </w:ins>
      <w:r w:rsidR="00575472" w:rsidRPr="005F7DE3">
        <w:t>GMM is widely recognized for its ability to model multimode characteristics and deal with process uncertainty</w:t>
      </w:r>
      <w:r w:rsidR="0057564F">
        <w:t xml:space="preserve"> </w:t>
      </w:r>
      <w:r w:rsidR="0057564F">
        <w:fldChar w:fldCharType="begin"/>
      </w:r>
      <w:r w:rsidR="00A076C2">
        <w:instrText xml:space="preserve"> ADDIN ZOTERO_ITEM CSL_CITATION {"citationID":"nAMNdNdh","properties":{"formattedCitation":"(Billard et al. 2008; Li and Song 2020)","plainCitation":"(Billard et al. 2008; Li and Song 2020)","noteIndex":0},"citationItems":[{"id":1005,"uris":["http://zotero.org/users/3944343/items/K6BML9L2"],"itemData":{"id":1005,"type":"chapter","abstract":"Robot programming by demonstration (PbD) has become a central topic of robotics that spans across general research areas such as human-robot interaction, machine learning, machine vision and motor control. Robot PbD started about 30 years ago, and has grown importantly during the past decade. The rationale for moving from purely preprogrammed robots to very flexible user-based interfaces for training robots to perform a task is three-fold. First and foremost, PbD, also referred to as imitation learning, is a powerful mechanism for reducing the complexity of search spaces for learning. When observing either good or bad examples, one can reduce the search for a possible solution, by either starting the search from the observed good solution (local optima), or conversely, by eliminating from the search space what is known as a bad solution. Imitation learning is, thus, a powerful tool for enhancing and accelerating learning in both animals and artifacts. Second, imitation learning offers an implicit means of training a machine, such that explicit and tedious programming of a task by a human user can be minimized or eliminated (Fig. 59.1). Imitation learning is thus a natural means of interacting with a machine that would be accessible to lay people. Open image in new window Fig. 59.1 Left: A robot learns how to make a chess move (namely moving the queen forward) by generalizing across different demonstrations of the task performed in slightly different situations (different starting positions of the hand). The robot records its jointsʼ trajectories and learns to extract what-to-imitate, i.e. that the task constraints are reduced to a subpart of the motion located in a plane defined by the three chess pieces. Right: The robot reproduces the skill in a new context (for different initial position of the chess piece) by finding an appropriate controller that satisfies both the task constraints and constraints relative to its body limitation (how-to-imitate problem), adapted from [59.1] Third, studying and modeling the coupling of perception and action, which is at the core of imitation learning, helps us to understand the mechanisms by which the self-organization of perception and action could arise during development. The reciprocal interaction of perception and action could explain how competence in motor control can be grounded in rich structure of perceptual variables, and vice versa, how the processes of perception can develop as means to create successful actions. PbD promises were thus multiple. On the one hand, one hoped that it would make learning faster, in contrast to tedious reinforcement learning methods or trials-and-error learning. On the other hand, one expected that the methods, being user-friendly, would enhance the application of robots in human daily environments. Recent progresses in the field, which we review in this chapter, show that the field has made a leap forward during the past decade toward these goals. In addition, we anticipate that these promises may be fulfilled very soon. Section 59.1 presents a brief historical overview of robot Programming by Demonstration (PbD), introducing several issues that will be discussed later in this chapter. Section 59.2 reviews engineering approaches to robot PbD with an emphasis on machine learning approaches that provide the robot with the ability to adapt the learned skill to different situations (Sect. 59.2.1). This section discusses also the different types of representation that one may use to encode a skill and presents incremental learning techniques to refine the skill progressively (Sect. 59.2.4). Section 59.2.3 emphasizes the importance to give the teacher an active role during learning and presents different ways in which the user can convey cues to the robot to help it to improve its learning. Section 59.2.4 discusses how PbD can be jointly used with other learning strategies to overcome some limitations of PbD. Section 59.3 reviews works that take a more biological approach to robot PbD and develops models of either the cognitive or neural processes of imitation learning in primates. Finally, Sect. 59.4 lists various open issues in robot PbD that have yet been little explored by the field.","container-title":"Springer Handbook of Robotics","event-place":"Berlin, Heidelberg","ISBN":"978-3-540-30301-5","language":"en","note":"DOI: 10.1007/978-3-540-30301-5_60","page":"1371-1394","publisher":"Springer","publisher-place":"Berlin, Heidelberg","source":"Springer Link","title":"Robot Programming by Demonstration","URL":"https://doi.org/10.1007/978-3-540-30301-5_60","author":[{"family":"Billard","given":"Aude"},{"family":"Calinon","given":"Sylvain"},{"family":"Dillmann","given":"Rüdiger"},{"family":"Schaal","given":"Stefan"}],"editor":[{"family":"Siciliano","given":"Bruno"},{"family":"Khatib","given":"Oussama"}],"accessed":{"date-parts":[["2022",4,12]]},"issued":{"date-parts":[["2008"]]}}},{"id":889,"uris":["http://zotero.org/users/3944343/items/EZQBPKL9"],"itemData":{"id":889,"type":"paper-conference","abstract":"Data-driven soft sensor approach has been widely applied on real-time prediction and control of difficult-to-measure quality variables. Among these approaches, the Gaussian mixture regression (GMR) carries the potential of dealing with nonlinear and non-Gaussian industry problems, which has drawn increasing popularity and attentions in recent years. However, the fluctuation of raw materials, change of process environment, aging of instruments and other factors will have an effect on system performances over time. Hence, the lack of adaptive mechanism will make the GMR difficult to suit for time-varying processes and may cause large prediction errors. In order to model time-varying industrial processes and improve the adaptability of the conventional GMR, an adaptive soft sensor based on incremental Gaussian mixture regression (IGMR) is proposed in this paper. The incremental idea is integrated and an adaptive mechanism is added, which endow the proposed IGMR with the capability of adapting to new data in online environment. Compared to the moving window GMR (MWGMR) and the just-in-time learning GMR (JITLGMR), the feasibility and effectiveness of the proposed IGMR are verified both in a numerical simulation and a real-life industrial process experiment.","container-title":"2020 IEEE 9th Data Driven Control and Learning Systems Conference (DDCLS)","DOI":"10.1109/DDCLS49620.2020.9275082","event":"2020 IEEE 9th Data Driven Control and Learning Systems Conference (DDCLS)","page":"645-650","source":"IEEE Xplore","title":"A Novel Incremental Gaussian Mixture Regression and Its Application for Time-varying Multimodal Process Quality Prediction","author":[{"family":"Li","given":"Deyang"},{"family":"Song","given":"Zhihuan"}],"issued":{"date-parts":[["2020",11]]}}}],"schema":"https://github.com/citation-style-language/schema/raw/master/csl-citation.json"} </w:instrText>
      </w:r>
      <w:r w:rsidR="0057564F">
        <w:fldChar w:fldCharType="separate"/>
      </w:r>
      <w:r w:rsidR="00A076C2" w:rsidRPr="00A076C2">
        <w:t>(Billard et al. 2008; Li and Song 2020)</w:t>
      </w:r>
      <w:r w:rsidR="0057564F">
        <w:fldChar w:fldCharType="end"/>
      </w:r>
      <w:r w:rsidR="0057564F">
        <w:t xml:space="preserve">. </w:t>
      </w:r>
    </w:p>
    <w:p w14:paraId="0F57265F" w14:textId="77777777" w:rsidR="00B221F6" w:rsidRPr="005F7DE3" w:rsidRDefault="00B221F6" w:rsidP="00120FD7">
      <w:pPr>
        <w:jc w:val="both"/>
      </w:pPr>
    </w:p>
    <w:p w14:paraId="35EF0B40" w14:textId="04101B5E" w:rsidR="00575472" w:rsidRPr="005F7DE3" w:rsidRDefault="00F736C2" w:rsidP="00120FD7">
      <w:pPr>
        <w:jc w:val="both"/>
      </w:pPr>
      <w:r w:rsidRPr="005F7DE3">
        <w:t>Considerable efforts have been made in the field of incremental learning</w:t>
      </w:r>
      <w:r w:rsidR="00B3467E" w:rsidRPr="005F7DE3">
        <w:t xml:space="preserve"> </w:t>
      </w:r>
      <w:ins w:id="205" w:author="Lichen Wu" w:date="2022-04-17T18:58:00Z">
        <w:r w:rsidR="00B6763E">
          <w:t>Gaussian Mixture Regression (</w:t>
        </w:r>
      </w:ins>
      <w:r w:rsidR="00B3467E" w:rsidRPr="005F7DE3">
        <w:t>GMR</w:t>
      </w:r>
      <w:ins w:id="206" w:author="Lichen Wu" w:date="2022-04-17T18:58:00Z">
        <w:r w:rsidR="00B6763E">
          <w:t>)</w:t>
        </w:r>
      </w:ins>
      <w:r w:rsidRPr="005F7DE3">
        <w:t xml:space="preserve">, or </w:t>
      </w:r>
      <w:ins w:id="207" w:author="Lichen Wu" w:date="2022-04-17T18:42:00Z">
        <w:r w:rsidR="00EA4765">
          <w:t>G</w:t>
        </w:r>
      </w:ins>
      <w:del w:id="208" w:author="Lichen Wu" w:date="2022-04-17T18:42:00Z">
        <w:r w:rsidRPr="005F7DE3" w:rsidDel="00EA4765">
          <w:delText>g</w:delText>
        </w:r>
      </w:del>
      <w:r w:rsidRPr="005F7DE3">
        <w:t xml:space="preserve">rowing GMR (GGMR), to develop a mechanism for GMR adaptation </w:t>
      </w:r>
      <w:r w:rsidR="00DD215F" w:rsidRPr="005F7DE3">
        <w:fldChar w:fldCharType="begin"/>
      </w:r>
      <w:r w:rsidR="00A076C2">
        <w:instrText xml:space="preserve"> ADDIN ZOTERO_ITEM CSL_CITATION {"citationID":"t5rKAtk0","properties":{"formattedCitation":"(Bouchachia and Vanaret 2011; Cederborg et al. 2010; Karami and Wang 2018; Li and Song 2020; Wang, Kubichek, and Zhou 2018)","plainCitation":"(Bouchachia and Vanaret 2011; Cederborg et al. 2010; Karami and Wang 2018; Li and Song 2020; Wang, Kubichek, and Zhou 2018)","noteIndex":0},"citationItems":[{"id":635,"uris":["http://zotero.org/users/3944343/items/E352XIXN"],"itemData":{"id":635,"type":"paper-conference","abstract":"Incremental learning aims at equipping data-driven systems with self-monitoring and self-adaptation mechanisms to accommodate new data in an online setting. The resulting model underlying the system can be adjusted whenever data become available. The present paper proposes a new incremental learning algorithm, called 2G2M, to learn Growing Gaussian Mixture Models. The algorithm is furnished with abilities (1) to accommodate data online, (2) to maintain low complexity of the model, and (3) to reconcile labeled and unlabeled data. To discuss the efficiency of the proposed incremental learning algorithm, an empirical evaluation is provided.","DOI":"10.1109/ICMLA.2011.79","event":"Proceedings - 10th International Conference on Machine Learning and Applications, ICMLA 2011","source":"ResearchGate","title":"Incremental Learning Based on Growing Gaussian Mixture Models","volume":"2","author":[{"family":"Bouchachia","given":"Hamid"},{"family":"Vanaret","given":"Charlie"}],"issued":{"date-parts":[["2011",12,1]]}}},{"id":904,"uris":["http://zotero.org/users/3944343/items/DN9XQK2I"],"itemData":{"id":904,"type":"paper-conference","abstract":"Gaussian Mixture Regression has been shown to be a powerful and easy-to-tune regression technique for imitation learning of constrained motor tasks in robots. Yet, current formulations are not suited when one wants a robot to learn incrementally and online a variety of new context-dependant tasks whose number and complexity is not known at programming time, and when the demonstrator is not allowed to tell the system when he introduces a new task (but rather the system should infer this from the continuous sensorimotor context). In this paper, we show that this limitation can be addressed by introducing an Incremental, Local and Online variation of Gaussian Mixture Regression (ILO-GMR) which successfully allows a simulated robot to learn incrementally and online new motor tasks through modelling them locally as dynamical systems, and able to use the sensorimotor context to cope with the absence of categorical information both during demonstrations and when a reproduction is asked to the system. Moreover, we integrate a complementary statistical technique which allows the system to incrementally learn various tasks which can be intrinsically defined in different frames of reference, which we call framings, without the need to tell the system which particular framing should be used for each task: this is inferred automatically by the system.","container-title":"2010 IEEE/RSJ International Conference on Intelligent Robots and Systems","DOI":"10.1109/IROS.2010.5652040","event":"2010 IEEE/RSJ International Conference on Intelligent Robots and Systems","note":"ISSN: 2153-0866","page":"267-274","source":"IEEE Xplore","title":"Incremental local online Gaussian Mixture Regression for imitation learning of multiple tasks","author":[{"family":"Cederborg","given":"Thomas"},{"family":"Li","given":"Ming"},{"family":"Baranes","given":"Adrien"},{"family":"Oudeyer","given":"Pierre-Yves"}],"issued":{"date-parts":[["2010",10]]}}},{"id":816,"uris":["http://zotero.org/users/3944343/items/92W4Y358"],"itemData":{"id":816,"type":"article-journal","abstract":"In heating, ventilation and air-conditioning (HVAC) systems, early detection and diagnosis of faults are of critical importance to save energy and improve the performance of system components. The challenge is developing an automatic fault detection and diagnosis algorithm for monitoring of multi-mode nonlinear systems. This paper proposes a novel adaptive Gaussian mixture model (AGMM) approach for automatic fault detection and diagnosis in nonlinear systems. The concept of this method relies on developing a time-varying probabilistic machine-learning model for non-linear systems. In this study, Gaussian mixture model regression (GMMR) technique is used to model a nonlinear system based on measurement data. Unscented Kalman filter (UKF) is then integrated with GMMR for adjusting the model parameters based on the feedback of residuals between observation and model prediction. The proposed algorithm is able to detect and diagnose simultaneous faults in systems from monitoring variations of key GMMR parameters. The application of AGMM method is demonstrated for detection and diagnosis of common faults in a water-cooled multi-chiller plant system. Faults including energy efficiency degradation in chillers were tested with the proposed method. Results indicate that the AGMM approach is successful in detection and diagnosis of simultaneous faults.","container-title":"Energy and Buildings","DOI":"10.1016/j.enbuild.2018.02.032","ISSN":"0378-7788","journalAbbreviation":"Energy and Buildings","language":"en","page":"477-488","source":"ScienceDirect","title":"Fault detection and diagnosis for nonlinear systems: A new adaptive Gaussian mixture modeling approach","title-short":"Fault detection and diagnosis for nonlinear systems","volume":"166","author":[{"family":"Karami","given":"Majid"},{"family":"Wang","given":"Liping"}],"issued":{"date-parts":[["2018",5,1]]}}},{"id":889,"uris":["http://zotero.org/users/3944343/items/EZQBPKL9"],"itemData":{"id":889,"type":"paper-conference","abstract":"Data-driven soft sensor approach has been widely applied on real-time prediction and control of difficult-to-measure quality variables. Among these approaches, the Gaussian mixture regression (GMR) carries the potential of dealing with nonlinear and non-Gaussian industry problems, which has drawn increasing popularity and attentions in recent years. However, the fluctuation of raw materials, change of process environment, aging of instruments and other factors will have an effect on system performances over time. Hence, the lack of adaptive mechanism will make the GMR difficult to suit for time-varying processes and may cause large prediction errors. In order to model time-varying industrial processes and improve the adaptability of the conventional GMR, an adaptive soft sensor based on incremental Gaussian mixture regression (IGMR) is proposed in this paper. The incremental idea is integrated and an adaptive mechanism is added, which endow the proposed IGMR with the capability of adapting to new data in online environment. Compared to the moving window GMR (MWGMR) and the just-in-time learning GMR (JITLGMR), the feasibility and effectiveness of the proposed IGMR are verified both in a numerical simulation and a real-life industrial process experiment.","container-title":"2020 IEEE 9th Data Driven Control and Learning Systems Conference (DDCLS)","DOI":"10.1109/DDCLS49620.2020.9275082","event":"2020 IEEE 9th Data Driven Control and Learning Systems Conference (DDCLS)","page":"645-650","source":"IEEE Xplore","title":"A Novel Incremental Gaussian Mixture Regression and Its Application for Time-varying Multimodal Process Quality Prediction","author":[{"family":"Li","given":"Deyang"},{"family":"Song","given":"Zhihuan"}],"issued":{"date-parts":[["2020",11]]}}},{"id":813,"uris":["http://zotero.org/users/3944343/items/8M27RWCQ"],"itemData":{"id":813,"type":"article-journal","abstract":"Accurately predicting energy usage in buildings is of great importance in various efforts on improving building energy efficiencies such as fault detection and diagnostics, building-grid interactions, and building commissioning. Data-driven approach and first-principle approach are two commonly used methods in developing models for predicting building energy use. In this paper, several data-driven methods including multiple linear regression, adaptive linear filter algorithms (least mean square (LMS), normalized least mean square (nLMS), and recursive least square (RLS)), and Gaussian mixture model regression (GMMR) are employed to predict hourly energy usages in two buildings. One building is a synthetic large-size office building from DOE reference building models. The hourly building energy consumption was predicted using the energy simulation model for one year under Chicago climate. The other building is an existing office building located in Des Moines, Iowa. The actual hourly building energy consumption of the existing building was obtained through building submeters. The accuracies of these data-driven models for predicting energy usages of the two buildings are compared. The GMMR models outperform the adaptive filter methods in this study. Both the GMMR and adaptive filter methods meet the model calibration criteria defined by the ASHRAE Guideline 14.","container-title":"Energy and Buildings","DOI":"10.1016/j.enbuild.2017.10.054","ISSN":"0378-7788","journalAbbreviation":"Energy and Buildings","language":"en","page":"454-461","source":"ScienceDirect","title":"Adaptive learning based data-driven models for predicting hourly building energy use","volume":"159","author":[{"family":"Wang","given":"Liping"},{"family":"Kubichek","given":"Robert"},{"family":"Zhou","given":"Xiaohui"}],"issued":{"date-parts":[["2018",1,15]]}}}],"schema":"https://github.com/citation-style-language/schema/raw/master/csl-citation.json"} </w:instrText>
      </w:r>
      <w:r w:rsidR="00DD215F" w:rsidRPr="005F7DE3">
        <w:fldChar w:fldCharType="separate"/>
      </w:r>
      <w:r w:rsidR="00A076C2" w:rsidRPr="00A076C2">
        <w:t>(Bouchachia and Vanaret 2011; Cederborg et al. 2010; Karami and Wang 2018; Li and Song 2020; Wang, Kubichek, and Zhou 2018)</w:t>
      </w:r>
      <w:r w:rsidR="00DD215F" w:rsidRPr="005F7DE3">
        <w:fldChar w:fldCharType="end"/>
      </w:r>
      <w:r w:rsidR="00096E5D" w:rsidRPr="005F7DE3">
        <w:t>.</w:t>
      </w:r>
      <w:r w:rsidR="00DD215F" w:rsidRPr="005F7DE3">
        <w:t xml:space="preserve"> </w:t>
      </w:r>
    </w:p>
    <w:p w14:paraId="5B85F530" w14:textId="0F29391F" w:rsidR="0010242C" w:rsidRPr="005F7DE3" w:rsidRDefault="0010242C" w:rsidP="00120FD7">
      <w:pPr>
        <w:jc w:val="both"/>
        <w:rPr>
          <w:rFonts w:eastAsiaTheme="minorEastAsia"/>
          <w:lang w:eastAsia="zh-CN"/>
        </w:rPr>
      </w:pPr>
    </w:p>
    <w:p w14:paraId="7C2086BA" w14:textId="350A296F" w:rsidR="00334E60" w:rsidRPr="005F7DE3" w:rsidRDefault="00D11B99" w:rsidP="00120FD7">
      <w:pPr>
        <w:jc w:val="both"/>
        <w:rPr>
          <w:rFonts w:eastAsiaTheme="minorEastAsia"/>
          <w:lang w:eastAsia="zh-CN"/>
        </w:rPr>
      </w:pPr>
      <w:r>
        <w:rPr>
          <w:rFonts w:eastAsiaTheme="minorEastAsia"/>
          <w:lang w:eastAsia="zh-CN"/>
        </w:rPr>
        <w:t>In this study,</w:t>
      </w:r>
      <w:r w:rsidR="00240A6D" w:rsidRPr="005F7DE3">
        <w:rPr>
          <w:rFonts w:eastAsiaTheme="minorEastAsia"/>
          <w:lang w:eastAsia="zh-CN"/>
        </w:rPr>
        <w:t xml:space="preserve"> we propose a hybrid approac</w:t>
      </w:r>
      <w:r w:rsidR="0090144F" w:rsidRPr="005F7DE3">
        <w:rPr>
          <w:rFonts w:eastAsiaTheme="minorEastAsia"/>
          <w:lang w:eastAsia="zh-CN"/>
        </w:rPr>
        <w:t>h</w:t>
      </w:r>
      <w:r w:rsidR="00240A6D" w:rsidRPr="005F7DE3">
        <w:rPr>
          <w:rFonts w:eastAsiaTheme="minorEastAsia"/>
          <w:lang w:eastAsia="zh-CN"/>
        </w:rPr>
        <w:t xml:space="preserve">, in which </w:t>
      </w:r>
      <w:r w:rsidR="005C3921" w:rsidRPr="005F7DE3">
        <w:rPr>
          <w:rFonts w:eastAsiaTheme="minorEastAsia"/>
          <w:lang w:eastAsia="zh-CN"/>
        </w:rPr>
        <w:t>the output</w:t>
      </w:r>
      <w:del w:id="209" w:author="Braun, James E" w:date="2022-04-14T12:54:00Z">
        <w:r w:rsidR="005C3921" w:rsidRPr="005F7DE3" w:rsidDel="005524D2">
          <w:rPr>
            <w:rFonts w:eastAsiaTheme="minorEastAsia"/>
            <w:lang w:eastAsia="zh-CN"/>
          </w:rPr>
          <w:delText>s</w:delText>
        </w:r>
      </w:del>
      <w:r w:rsidR="005C3921" w:rsidRPr="005F7DE3">
        <w:rPr>
          <w:rFonts w:eastAsiaTheme="minorEastAsia"/>
          <w:lang w:eastAsia="zh-CN"/>
        </w:rPr>
        <w:t xml:space="preserve"> from a</w:t>
      </w:r>
      <w:r w:rsidR="00240A6D" w:rsidRPr="005F7DE3">
        <w:rPr>
          <w:rFonts w:eastAsiaTheme="minorEastAsia"/>
          <w:lang w:eastAsia="zh-CN"/>
        </w:rPr>
        <w:t xml:space="preserve"> </w:t>
      </w:r>
      <w:r>
        <w:rPr>
          <w:rFonts w:eastAsiaTheme="minorEastAsia"/>
          <w:lang w:eastAsia="zh-CN"/>
        </w:rPr>
        <w:t xml:space="preserve">simpler </w:t>
      </w:r>
      <w:r w:rsidR="00240A6D" w:rsidRPr="005F7DE3">
        <w:rPr>
          <w:rFonts w:eastAsiaTheme="minorEastAsia"/>
          <w:lang w:eastAsia="zh-CN"/>
        </w:rPr>
        <w:t>RC model</w:t>
      </w:r>
      <w:r w:rsidR="00010C26">
        <w:rPr>
          <w:rFonts w:eastAsiaTheme="minorEastAsia"/>
          <w:lang w:eastAsia="zh-CN"/>
        </w:rPr>
        <w:t xml:space="preserve"> </w:t>
      </w:r>
      <w:ins w:id="210" w:author="Braun, James E" w:date="2022-04-14T12:54:00Z">
        <w:r w:rsidR="005524D2">
          <w:rPr>
            <w:rFonts w:eastAsiaTheme="minorEastAsia"/>
            <w:lang w:eastAsia="zh-CN"/>
          </w:rPr>
          <w:t xml:space="preserve">is </w:t>
        </w:r>
      </w:ins>
      <w:r w:rsidR="00010C26">
        <w:rPr>
          <w:rFonts w:eastAsiaTheme="minorEastAsia"/>
          <w:lang w:eastAsia="zh-CN"/>
        </w:rPr>
        <w:t>used</w:t>
      </w:r>
      <w:r w:rsidR="00240A6D" w:rsidRPr="005F7DE3">
        <w:rPr>
          <w:rFonts w:eastAsiaTheme="minorEastAsia"/>
          <w:lang w:eastAsia="zh-CN"/>
        </w:rPr>
        <w:t xml:space="preserve"> as one of the inputs to a GGMR model. </w:t>
      </w:r>
      <w:del w:id="211" w:author="Braun, James E" w:date="2022-04-14T12:55:00Z">
        <w:r w:rsidR="00240A6D" w:rsidRPr="005F7DE3" w:rsidDel="005524D2">
          <w:rPr>
            <w:rFonts w:eastAsiaTheme="minorEastAsia"/>
            <w:lang w:eastAsia="zh-CN"/>
          </w:rPr>
          <w:delText>Additionally, t</w:delText>
        </w:r>
      </w:del>
      <w:ins w:id="212" w:author="Braun, James E" w:date="2022-04-14T12:55:00Z">
        <w:r w:rsidR="005524D2">
          <w:rPr>
            <w:rFonts w:eastAsiaTheme="minorEastAsia"/>
            <w:lang w:eastAsia="zh-CN"/>
          </w:rPr>
          <w:t>T</w:t>
        </w:r>
      </w:ins>
      <w:r w:rsidR="00240A6D" w:rsidRPr="005F7DE3">
        <w:rPr>
          <w:rFonts w:eastAsiaTheme="minorEastAsia"/>
          <w:lang w:eastAsia="zh-CN"/>
        </w:rPr>
        <w:t xml:space="preserve">he proposed </w:t>
      </w:r>
      <w:r>
        <w:rPr>
          <w:rFonts w:eastAsiaTheme="minorEastAsia"/>
          <w:lang w:eastAsia="zh-CN"/>
        </w:rPr>
        <w:t>h</w:t>
      </w:r>
      <w:r w:rsidRPr="005F7DE3">
        <w:rPr>
          <w:rFonts w:eastAsiaTheme="minorEastAsia"/>
          <w:lang w:eastAsia="zh-CN"/>
        </w:rPr>
        <w:t xml:space="preserve">ybrid </w:t>
      </w:r>
      <w:r>
        <w:rPr>
          <w:rFonts w:eastAsiaTheme="minorEastAsia"/>
          <w:lang w:eastAsia="zh-CN"/>
        </w:rPr>
        <w:t>m</w:t>
      </w:r>
      <w:r w:rsidRPr="005F7DE3">
        <w:rPr>
          <w:rFonts w:eastAsiaTheme="minorEastAsia"/>
          <w:lang w:eastAsia="zh-CN"/>
        </w:rPr>
        <w:t xml:space="preserve">odel </w:t>
      </w:r>
      <w:del w:id="213" w:author="Braun, James E" w:date="2022-04-14T13:00:00Z">
        <w:r w:rsidR="005C3921" w:rsidRPr="005F7DE3" w:rsidDel="007D146C">
          <w:rPr>
            <w:rFonts w:eastAsiaTheme="minorEastAsia"/>
            <w:lang w:eastAsia="zh-CN"/>
          </w:rPr>
          <w:delText xml:space="preserve">can </w:delText>
        </w:r>
      </w:del>
      <w:ins w:id="214" w:author="Braun, James E" w:date="2022-04-14T13:00:00Z">
        <w:r w:rsidR="007D146C">
          <w:rPr>
            <w:rFonts w:eastAsiaTheme="minorEastAsia"/>
            <w:lang w:eastAsia="zh-CN"/>
          </w:rPr>
          <w:t>combines</w:t>
        </w:r>
        <w:r w:rsidR="007D146C" w:rsidRPr="005F7DE3">
          <w:rPr>
            <w:rFonts w:eastAsiaTheme="minorEastAsia"/>
            <w:lang w:eastAsia="zh-CN"/>
          </w:rPr>
          <w:t xml:space="preserve"> </w:t>
        </w:r>
      </w:ins>
      <w:r w:rsidR="00010C26">
        <w:rPr>
          <w:rFonts w:eastAsiaTheme="minorEastAsia"/>
          <w:lang w:eastAsia="zh-CN"/>
        </w:rPr>
        <w:t>benefit</w:t>
      </w:r>
      <w:ins w:id="215" w:author="Braun, James E" w:date="2022-04-14T13:00:00Z">
        <w:r w:rsidR="007D146C">
          <w:rPr>
            <w:rFonts w:eastAsiaTheme="minorEastAsia"/>
            <w:lang w:eastAsia="zh-CN"/>
          </w:rPr>
          <w:t>s</w:t>
        </w:r>
      </w:ins>
      <w:r w:rsidR="00010C26">
        <w:rPr>
          <w:rFonts w:eastAsiaTheme="minorEastAsia"/>
          <w:lang w:eastAsia="zh-CN"/>
        </w:rPr>
        <w:t xml:space="preserve"> </w:t>
      </w:r>
      <w:ins w:id="216" w:author="Braun, James E" w:date="2022-04-14T13:00:00Z">
        <w:r w:rsidR="007D146C">
          <w:rPr>
            <w:rFonts w:eastAsiaTheme="minorEastAsia"/>
            <w:lang w:eastAsia="zh-CN"/>
          </w:rPr>
          <w:t>of both</w:t>
        </w:r>
      </w:ins>
      <w:del w:id="217" w:author="Braun, James E" w:date="2022-04-14T13:00:00Z">
        <w:r w:rsidR="00DE660D" w:rsidRPr="005F7DE3" w:rsidDel="007D146C">
          <w:rPr>
            <w:rFonts w:eastAsiaTheme="minorEastAsia"/>
            <w:lang w:eastAsia="zh-CN"/>
          </w:rPr>
          <w:delText>from</w:delText>
        </w:r>
      </w:del>
      <w:r w:rsidR="00240A6D" w:rsidRPr="005F7DE3">
        <w:rPr>
          <w:rFonts w:eastAsiaTheme="minorEastAsia"/>
          <w:lang w:eastAsia="zh-CN"/>
        </w:rPr>
        <w:t xml:space="preserve"> </w:t>
      </w:r>
      <w:r w:rsidR="00DE660D" w:rsidRPr="005F7DE3">
        <w:rPr>
          <w:rFonts w:eastAsiaTheme="minorEastAsia"/>
          <w:lang w:eastAsia="zh-CN"/>
        </w:rPr>
        <w:t xml:space="preserve">the </w:t>
      </w:r>
      <w:r w:rsidR="00240A6D" w:rsidRPr="005F7DE3">
        <w:rPr>
          <w:rFonts w:eastAsiaTheme="minorEastAsia"/>
          <w:lang w:eastAsia="zh-CN"/>
        </w:rPr>
        <w:t xml:space="preserve">GGMR </w:t>
      </w:r>
      <w:del w:id="218" w:author="Braun, James E" w:date="2022-04-14T13:01:00Z">
        <w:r w:rsidR="00DE660D" w:rsidRPr="005F7DE3" w:rsidDel="007D146C">
          <w:rPr>
            <w:rFonts w:eastAsiaTheme="minorEastAsia"/>
            <w:lang w:eastAsia="zh-CN"/>
          </w:rPr>
          <w:delText xml:space="preserve">model </w:delText>
        </w:r>
      </w:del>
      <w:del w:id="219" w:author="Braun, James E" w:date="2022-04-14T13:00:00Z">
        <w:r w:rsidR="00010C26" w:rsidDel="007D146C">
          <w:rPr>
            <w:rFonts w:eastAsiaTheme="minorEastAsia"/>
            <w:lang w:eastAsia="zh-CN"/>
          </w:rPr>
          <w:delText>while</w:delText>
        </w:r>
        <w:r w:rsidR="00010C26" w:rsidRPr="005F7DE3" w:rsidDel="007D146C">
          <w:rPr>
            <w:rFonts w:eastAsiaTheme="minorEastAsia"/>
            <w:lang w:eastAsia="zh-CN"/>
          </w:rPr>
          <w:delText xml:space="preserve"> </w:delText>
        </w:r>
        <w:r w:rsidR="00F33341" w:rsidRPr="005F7DE3" w:rsidDel="007D146C">
          <w:rPr>
            <w:rFonts w:eastAsiaTheme="minorEastAsia"/>
            <w:lang w:eastAsia="zh-CN"/>
          </w:rPr>
          <w:delText>overcom</w:delText>
        </w:r>
        <w:r w:rsidR="00010C26" w:rsidDel="007D146C">
          <w:rPr>
            <w:rFonts w:eastAsiaTheme="minorEastAsia"/>
            <w:lang w:eastAsia="zh-CN"/>
          </w:rPr>
          <w:delText>ing</w:delText>
        </w:r>
        <w:r w:rsidR="00F33341" w:rsidRPr="005F7DE3" w:rsidDel="007D146C">
          <w:rPr>
            <w:rFonts w:eastAsiaTheme="minorEastAsia"/>
            <w:lang w:eastAsia="zh-CN"/>
          </w:rPr>
          <w:delText xml:space="preserve"> the</w:delText>
        </w:r>
      </w:del>
      <w:ins w:id="220" w:author="Braun, James E" w:date="2022-04-14T13:00:00Z">
        <w:r w:rsidR="007D146C">
          <w:rPr>
            <w:rFonts w:eastAsiaTheme="minorEastAsia"/>
            <w:lang w:eastAsia="zh-CN"/>
          </w:rPr>
          <w:t>and</w:t>
        </w:r>
      </w:ins>
      <w:r w:rsidR="00010C26">
        <w:rPr>
          <w:rFonts w:eastAsiaTheme="minorEastAsia"/>
          <w:lang w:eastAsia="zh-CN"/>
        </w:rPr>
        <w:t xml:space="preserve"> </w:t>
      </w:r>
      <w:r w:rsidR="00240A6D" w:rsidRPr="005F7DE3">
        <w:rPr>
          <w:rFonts w:eastAsiaTheme="minorEastAsia"/>
          <w:lang w:eastAsia="zh-CN"/>
        </w:rPr>
        <w:t>RC model</w:t>
      </w:r>
      <w:ins w:id="221" w:author="Braun, James E" w:date="2022-04-14T13:26:00Z">
        <w:r w:rsidR="00C823D4">
          <w:rPr>
            <w:rFonts w:eastAsiaTheme="minorEastAsia"/>
            <w:lang w:eastAsia="zh-CN"/>
          </w:rPr>
          <w:t>s</w:t>
        </w:r>
      </w:ins>
      <w:del w:id="222" w:author="Braun, James E" w:date="2022-04-14T13:00:00Z">
        <w:r w:rsidR="00010C26" w:rsidDel="007D146C">
          <w:rPr>
            <w:rFonts w:eastAsiaTheme="minorEastAsia"/>
            <w:lang w:eastAsia="zh-CN"/>
          </w:rPr>
          <w:delText xml:space="preserve">’s </w:delText>
        </w:r>
        <w:r w:rsidR="00010C26" w:rsidRPr="005F7DE3" w:rsidDel="007D146C">
          <w:rPr>
            <w:rFonts w:eastAsiaTheme="minorEastAsia"/>
            <w:lang w:eastAsia="zh-CN"/>
          </w:rPr>
          <w:delText>limitations</w:delText>
        </w:r>
      </w:del>
      <w:r w:rsidR="00DE660D" w:rsidRPr="005F7DE3">
        <w:rPr>
          <w:rFonts w:eastAsiaTheme="minorEastAsia"/>
          <w:lang w:eastAsia="zh-CN"/>
        </w:rPr>
        <w:t>.</w:t>
      </w:r>
      <w:r w:rsidR="00D34769">
        <w:rPr>
          <w:rFonts w:eastAsiaTheme="minorEastAsia"/>
          <w:lang w:eastAsia="zh-CN"/>
        </w:rPr>
        <w:t xml:space="preserve"> </w:t>
      </w:r>
      <w:r w:rsidR="00AF77D1" w:rsidRPr="005F7DE3">
        <w:rPr>
          <w:rFonts w:eastAsiaTheme="minorEastAsia"/>
          <w:lang w:eastAsia="zh-CN"/>
        </w:rPr>
        <w:t>T</w:t>
      </w:r>
      <w:r w:rsidR="00334E60" w:rsidRPr="005F7DE3">
        <w:rPr>
          <w:rFonts w:eastAsiaTheme="minorEastAsia"/>
          <w:lang w:eastAsia="zh-CN"/>
        </w:rPr>
        <w:t>he</w:t>
      </w:r>
      <w:r w:rsidR="003E58A6" w:rsidRPr="005F7DE3">
        <w:rPr>
          <w:rFonts w:eastAsiaTheme="minorEastAsia"/>
          <w:lang w:eastAsia="zh-CN"/>
        </w:rPr>
        <w:t xml:space="preserve"> </w:t>
      </w:r>
      <w:r w:rsidR="00334E60" w:rsidRPr="005F7DE3">
        <w:rPr>
          <w:rFonts w:eastAsiaTheme="minorEastAsia"/>
          <w:lang w:eastAsia="zh-CN"/>
        </w:rPr>
        <w:t>methodology and</w:t>
      </w:r>
      <w:r w:rsidR="003E58A6" w:rsidRPr="005F7DE3">
        <w:rPr>
          <w:rFonts w:eastAsiaTheme="minorEastAsia"/>
          <w:lang w:eastAsia="zh-CN"/>
        </w:rPr>
        <w:t xml:space="preserve"> performance metrics</w:t>
      </w:r>
      <w:r w:rsidR="00334E60" w:rsidRPr="005F7DE3">
        <w:rPr>
          <w:rFonts w:eastAsiaTheme="minorEastAsia"/>
          <w:lang w:eastAsia="zh-CN"/>
        </w:rPr>
        <w:t xml:space="preserve"> </w:t>
      </w:r>
      <w:ins w:id="223" w:author="Braun, James E" w:date="2022-04-14T12:59:00Z">
        <w:r w:rsidR="007D146C">
          <w:rPr>
            <w:rFonts w:eastAsiaTheme="minorEastAsia"/>
            <w:lang w:eastAsia="zh-CN"/>
          </w:rPr>
          <w:t xml:space="preserve">for model evaluation </w:t>
        </w:r>
      </w:ins>
      <w:r w:rsidR="00334E60" w:rsidRPr="005F7DE3">
        <w:rPr>
          <w:rFonts w:eastAsiaTheme="minorEastAsia"/>
          <w:lang w:eastAsia="zh-CN"/>
        </w:rPr>
        <w:lastRenderedPageBreak/>
        <w:t>are detailed in Sec</w:t>
      </w:r>
      <w:del w:id="224" w:author="Braun, James E" w:date="2022-04-14T12:59:00Z">
        <w:r w:rsidR="00334E60" w:rsidRPr="005F7DE3" w:rsidDel="007D146C">
          <w:rPr>
            <w:rFonts w:eastAsiaTheme="minorEastAsia"/>
            <w:lang w:eastAsia="zh-CN"/>
          </w:rPr>
          <w:delText xml:space="preserve">. </w:delText>
        </w:r>
      </w:del>
      <w:ins w:id="225" w:author="Braun, James E" w:date="2022-04-14T12:59:00Z">
        <w:r w:rsidR="007D146C">
          <w:rPr>
            <w:rFonts w:eastAsiaTheme="minorEastAsia"/>
            <w:lang w:eastAsia="zh-CN"/>
          </w:rPr>
          <w:t>tion</w:t>
        </w:r>
        <w:r w:rsidR="007D146C" w:rsidRPr="005F7DE3">
          <w:rPr>
            <w:rFonts w:eastAsiaTheme="minorEastAsia"/>
            <w:lang w:eastAsia="zh-CN"/>
          </w:rPr>
          <w:t xml:space="preserve"> </w:t>
        </w:r>
      </w:ins>
      <w:r w:rsidR="00334E60" w:rsidRPr="005F7DE3">
        <w:rPr>
          <w:rFonts w:eastAsiaTheme="minorEastAsia"/>
          <w:lang w:eastAsia="zh-CN"/>
        </w:rPr>
        <w:t xml:space="preserve">2. Section 3 </w:t>
      </w:r>
      <w:del w:id="226" w:author="Braun, James E" w:date="2022-04-14T12:59:00Z">
        <w:r w:rsidR="00334E60" w:rsidRPr="005F7DE3" w:rsidDel="007D146C">
          <w:rPr>
            <w:rFonts w:eastAsiaTheme="minorEastAsia"/>
            <w:lang w:eastAsia="zh-CN"/>
          </w:rPr>
          <w:delText xml:space="preserve">presented </w:delText>
        </w:r>
      </w:del>
      <w:ins w:id="227" w:author="Braun, James E" w:date="2022-04-14T12:59:00Z">
        <w:r w:rsidR="007D146C" w:rsidRPr="005F7DE3">
          <w:rPr>
            <w:rFonts w:eastAsiaTheme="minorEastAsia"/>
            <w:lang w:eastAsia="zh-CN"/>
          </w:rPr>
          <w:t>present</w:t>
        </w:r>
        <w:r w:rsidR="007D146C">
          <w:rPr>
            <w:rFonts w:eastAsiaTheme="minorEastAsia"/>
            <w:lang w:eastAsia="zh-CN"/>
          </w:rPr>
          <w:t>s</w:t>
        </w:r>
        <w:r w:rsidR="007D146C" w:rsidRPr="005F7DE3">
          <w:rPr>
            <w:rFonts w:eastAsiaTheme="minorEastAsia"/>
            <w:lang w:eastAsia="zh-CN"/>
          </w:rPr>
          <w:t xml:space="preserve"> </w:t>
        </w:r>
      </w:ins>
      <w:r w:rsidR="003E58A6" w:rsidRPr="005F7DE3">
        <w:rPr>
          <w:rFonts w:eastAsiaTheme="minorEastAsia"/>
          <w:lang w:eastAsia="zh-CN"/>
        </w:rPr>
        <w:t xml:space="preserve">model development and </w:t>
      </w:r>
      <w:ins w:id="228" w:author="Braun, James E" w:date="2022-04-14T12:59:00Z">
        <w:r w:rsidR="007D146C">
          <w:rPr>
            <w:rFonts w:eastAsiaTheme="minorEastAsia"/>
            <w:lang w:eastAsia="zh-CN"/>
          </w:rPr>
          <w:t xml:space="preserve">a </w:t>
        </w:r>
      </w:ins>
      <w:r w:rsidR="003E58A6" w:rsidRPr="005F7DE3">
        <w:rPr>
          <w:rFonts w:eastAsiaTheme="minorEastAsia"/>
          <w:lang w:eastAsia="zh-CN"/>
        </w:rPr>
        <w:t>case study</w:t>
      </w:r>
      <w:r w:rsidR="00334E60" w:rsidRPr="005F7DE3">
        <w:rPr>
          <w:rFonts w:eastAsiaTheme="minorEastAsia"/>
          <w:lang w:eastAsia="zh-CN"/>
        </w:rPr>
        <w:t xml:space="preserve"> for an existing office at Purdue University </w:t>
      </w:r>
      <w:del w:id="229" w:author="Braun, James E" w:date="2022-04-14T13:00:00Z">
        <w:r w:rsidR="00334E60" w:rsidRPr="005F7DE3" w:rsidDel="007D146C">
          <w:rPr>
            <w:rFonts w:eastAsiaTheme="minorEastAsia"/>
            <w:lang w:eastAsia="zh-CN"/>
          </w:rPr>
          <w:delText>before a</w:delText>
        </w:r>
      </w:del>
      <w:ins w:id="230" w:author="Braun, James E" w:date="2022-04-14T13:00:00Z">
        <w:r w:rsidR="007D146C">
          <w:rPr>
            <w:rFonts w:eastAsiaTheme="minorEastAsia"/>
            <w:lang w:eastAsia="zh-CN"/>
          </w:rPr>
          <w:t>followed by</w:t>
        </w:r>
      </w:ins>
      <w:r w:rsidR="00334E60" w:rsidRPr="005F7DE3">
        <w:rPr>
          <w:rFonts w:eastAsiaTheme="minorEastAsia"/>
          <w:lang w:eastAsia="zh-CN"/>
        </w:rPr>
        <w:t xml:space="preserve"> conclusion</w:t>
      </w:r>
      <w:ins w:id="231" w:author="Braun, James E" w:date="2022-04-14T13:00:00Z">
        <w:r w:rsidR="007D146C">
          <w:rPr>
            <w:rFonts w:eastAsiaTheme="minorEastAsia"/>
            <w:lang w:eastAsia="zh-CN"/>
          </w:rPr>
          <w:t>s</w:t>
        </w:r>
      </w:ins>
      <w:r w:rsidR="00334E60" w:rsidRPr="005F7DE3">
        <w:rPr>
          <w:rFonts w:eastAsiaTheme="minorEastAsia"/>
          <w:lang w:eastAsia="zh-CN"/>
        </w:rPr>
        <w:t xml:space="preserve"> in Sec</w:t>
      </w:r>
      <w:del w:id="232" w:author="Braun, James E" w:date="2022-04-14T13:00:00Z">
        <w:r w:rsidR="00334E60" w:rsidRPr="005F7DE3" w:rsidDel="007D146C">
          <w:rPr>
            <w:rFonts w:eastAsiaTheme="minorEastAsia"/>
            <w:lang w:eastAsia="zh-CN"/>
          </w:rPr>
          <w:delText xml:space="preserve">. </w:delText>
        </w:r>
      </w:del>
      <w:ins w:id="233" w:author="Braun, James E" w:date="2022-04-14T13:00:00Z">
        <w:r w:rsidR="007D146C">
          <w:rPr>
            <w:rFonts w:eastAsiaTheme="minorEastAsia"/>
            <w:lang w:eastAsia="zh-CN"/>
          </w:rPr>
          <w:t>tion</w:t>
        </w:r>
        <w:r w:rsidR="007D146C" w:rsidRPr="005F7DE3">
          <w:rPr>
            <w:rFonts w:eastAsiaTheme="minorEastAsia"/>
            <w:lang w:eastAsia="zh-CN"/>
          </w:rPr>
          <w:t xml:space="preserve"> </w:t>
        </w:r>
      </w:ins>
      <w:r w:rsidR="00334E60" w:rsidRPr="005F7DE3">
        <w:rPr>
          <w:rFonts w:eastAsiaTheme="minorEastAsia"/>
          <w:lang w:eastAsia="zh-CN"/>
        </w:rPr>
        <w:t xml:space="preserve">4. </w:t>
      </w:r>
    </w:p>
    <w:p w14:paraId="3E90DA8B" w14:textId="77777777" w:rsidR="00917C36" w:rsidRPr="005F7DE3" w:rsidRDefault="00917C36" w:rsidP="00120FD7">
      <w:pPr>
        <w:jc w:val="both"/>
        <w:rPr>
          <w:rFonts w:eastAsiaTheme="minorEastAsia"/>
          <w:szCs w:val="24"/>
          <w:lang w:eastAsia="zh-CN"/>
        </w:rPr>
      </w:pPr>
    </w:p>
    <w:p w14:paraId="561CD9AA" w14:textId="3DCBA467" w:rsidR="00B50A22" w:rsidRPr="005F7DE3" w:rsidRDefault="00B50A22" w:rsidP="00BD1E49">
      <w:pPr>
        <w:pStyle w:val="Heading1"/>
      </w:pPr>
      <w:r w:rsidRPr="005F7DE3">
        <w:t xml:space="preserve">2. </w:t>
      </w:r>
      <w:r w:rsidR="00560829" w:rsidRPr="005F7DE3">
        <w:t>METHOD</w:t>
      </w:r>
      <w:ins w:id="234" w:author="Lichen Wu" w:date="2022-04-17T21:48:00Z">
        <w:r w:rsidR="006C37D5">
          <w:t>O</w:t>
        </w:r>
      </w:ins>
      <w:r w:rsidR="00560829" w:rsidRPr="005F7DE3">
        <w:t>LOGY</w:t>
      </w:r>
    </w:p>
    <w:p w14:paraId="2BD7406D" w14:textId="77777777" w:rsidR="00B50A22" w:rsidRPr="005F7DE3" w:rsidRDefault="00B50A22" w:rsidP="00B50A22">
      <w:pPr>
        <w:jc w:val="both"/>
        <w:rPr>
          <w:szCs w:val="24"/>
        </w:rPr>
      </w:pPr>
    </w:p>
    <w:p w14:paraId="69CA5AE7" w14:textId="1902856F" w:rsidR="00B834A1" w:rsidRPr="005F7DE3" w:rsidRDefault="00453D53" w:rsidP="004C59D6">
      <w:pPr>
        <w:jc w:val="both"/>
      </w:pPr>
      <w:r w:rsidRPr="005F7DE3">
        <w:t xml:space="preserve">This section </w:t>
      </w:r>
      <w:del w:id="235" w:author="Braun, James E" w:date="2022-04-14T13:03:00Z">
        <w:r w:rsidRPr="005F7DE3" w:rsidDel="007D146C">
          <w:delText xml:space="preserve">discussed </w:delText>
        </w:r>
      </w:del>
      <w:ins w:id="236" w:author="Braun, James E" w:date="2022-04-14T13:03:00Z">
        <w:r w:rsidR="007D146C" w:rsidRPr="005F7DE3">
          <w:t>discusse</w:t>
        </w:r>
        <w:r w:rsidR="007D146C">
          <w:t>s</w:t>
        </w:r>
        <w:r w:rsidR="007D146C" w:rsidRPr="005F7DE3">
          <w:t xml:space="preserve"> </w:t>
        </w:r>
      </w:ins>
      <w:del w:id="237" w:author="Braun, James E" w:date="2022-04-14T13:04:00Z">
        <w:r w:rsidRPr="005F7DE3" w:rsidDel="00B75E9B">
          <w:delText xml:space="preserve">the methodology used to improve prediction performance, beginning with </w:delText>
        </w:r>
      </w:del>
      <w:r w:rsidRPr="005F7DE3">
        <w:t xml:space="preserve">the development of RC network </w:t>
      </w:r>
      <w:r w:rsidR="0097650F" w:rsidRPr="005F7DE3">
        <w:t>models,</w:t>
      </w:r>
      <w:r w:rsidRPr="005F7DE3">
        <w:t xml:space="preserve"> </w:t>
      </w:r>
      <w:del w:id="238" w:author="Braun, James E" w:date="2022-04-14T13:04:00Z">
        <w:r w:rsidRPr="005F7DE3" w:rsidDel="00B75E9B">
          <w:delText xml:space="preserve">and progressing to </w:delText>
        </w:r>
      </w:del>
      <w:r w:rsidRPr="005F7DE3">
        <w:t xml:space="preserve">the GGMR approach, and </w:t>
      </w:r>
      <w:del w:id="239" w:author="Braun, James E" w:date="2022-04-14T13:04:00Z">
        <w:r w:rsidRPr="005F7DE3" w:rsidDel="00B75E9B">
          <w:delText xml:space="preserve">finally to </w:delText>
        </w:r>
      </w:del>
      <w:r w:rsidRPr="005F7DE3">
        <w:t xml:space="preserve">the </w:t>
      </w:r>
      <w:r w:rsidR="0028215C">
        <w:t>h</w:t>
      </w:r>
      <w:r w:rsidR="0028215C" w:rsidRPr="005F7DE3">
        <w:t xml:space="preserve">ybrid </w:t>
      </w:r>
      <w:r w:rsidR="0028215C">
        <w:t>m</w:t>
      </w:r>
      <w:r w:rsidR="0028215C" w:rsidRPr="005F7DE3">
        <w:t xml:space="preserve">odeling </w:t>
      </w:r>
      <w:r w:rsidRPr="005F7DE3">
        <w:t>approach</w:t>
      </w:r>
      <w:ins w:id="240" w:author="Braun, James E" w:date="2022-04-14T13:05:00Z">
        <w:r w:rsidR="00B75E9B">
          <w:t xml:space="preserve"> along with</w:t>
        </w:r>
      </w:ins>
      <w:del w:id="241" w:author="Braun, James E" w:date="2022-04-14T13:05:00Z">
        <w:r w:rsidRPr="005F7DE3" w:rsidDel="00B75E9B">
          <w:delText>, which combines the RC and GGMR approaches</w:delText>
        </w:r>
      </w:del>
      <w:ins w:id="242" w:author="Braun, James E" w:date="2022-04-14T13:05:00Z">
        <w:r w:rsidR="00B75E9B">
          <w:t xml:space="preserve"> </w:t>
        </w:r>
      </w:ins>
      <w:del w:id="243" w:author="Braun, James E" w:date="2022-04-14T13:05:00Z">
        <w:r w:rsidRPr="005F7DE3" w:rsidDel="00B75E9B">
          <w:delText xml:space="preserve">. The final subsection </w:delText>
        </w:r>
      </w:del>
      <w:r w:rsidRPr="005F7DE3">
        <w:t>describ</w:t>
      </w:r>
      <w:ins w:id="244" w:author="Braun, James E" w:date="2022-04-14T13:05:00Z">
        <w:r w:rsidR="00B75E9B">
          <w:t>ing</w:t>
        </w:r>
      </w:ins>
      <w:del w:id="245" w:author="Braun, James E" w:date="2022-04-14T13:05:00Z">
        <w:r w:rsidRPr="005F7DE3" w:rsidDel="00B75E9B">
          <w:delText>es</w:delText>
        </w:r>
      </w:del>
      <w:r w:rsidRPr="005F7DE3">
        <w:t xml:space="preserve"> the model prediction performance criteria metrics.</w:t>
      </w:r>
    </w:p>
    <w:p w14:paraId="40A2664D" w14:textId="77777777" w:rsidR="00B834A1" w:rsidRPr="005F7DE3" w:rsidRDefault="00B834A1" w:rsidP="00B50A22">
      <w:pPr>
        <w:jc w:val="both"/>
        <w:rPr>
          <w:szCs w:val="24"/>
        </w:rPr>
      </w:pPr>
    </w:p>
    <w:p w14:paraId="7574D8B4" w14:textId="1D4F52B2" w:rsidR="00B83C4A" w:rsidRPr="005F7DE3" w:rsidRDefault="00B83C4A" w:rsidP="00EB07BC">
      <w:pPr>
        <w:pStyle w:val="Heading2"/>
      </w:pPr>
      <w:r w:rsidRPr="005F7DE3">
        <w:t>2.</w:t>
      </w:r>
      <w:r w:rsidR="00896FFF" w:rsidRPr="005F7DE3">
        <w:t>1</w:t>
      </w:r>
      <w:r w:rsidRPr="005F7DE3">
        <w:t xml:space="preserve"> RC Network</w:t>
      </w:r>
      <w:r w:rsidR="00F44120" w:rsidRPr="005F7DE3">
        <w:t xml:space="preserve"> </w:t>
      </w:r>
      <w:r w:rsidR="0090144F" w:rsidRPr="005F7DE3">
        <w:t>Model</w:t>
      </w:r>
    </w:p>
    <w:p w14:paraId="675500F6" w14:textId="3C728D42" w:rsidR="00B83C4A" w:rsidRDefault="009502C4" w:rsidP="00B83C4A">
      <w:ins w:id="246" w:author="Braun, James E" w:date="2022-04-14T13:13:00Z">
        <w:r>
          <w:t xml:space="preserve">An RC network model is based on </w:t>
        </w:r>
      </w:ins>
      <w:del w:id="247" w:author="Braun, James E" w:date="2022-04-14T13:13:00Z">
        <w:r w:rsidR="00453D53" w:rsidRPr="005F7DE3" w:rsidDel="009502C4">
          <w:delText xml:space="preserve">Heat </w:delText>
        </w:r>
      </w:del>
      <w:ins w:id="248" w:author="Braun, James E" w:date="2022-04-14T13:13:00Z">
        <w:r>
          <w:t>h</w:t>
        </w:r>
        <w:r w:rsidRPr="005F7DE3">
          <w:t xml:space="preserve">eat </w:t>
        </w:r>
      </w:ins>
      <w:r w:rsidR="00453D53" w:rsidRPr="005F7DE3">
        <w:t xml:space="preserve">balance equations </w:t>
      </w:r>
      <w:ins w:id="249" w:author="Braun, James E" w:date="2022-04-14T13:13:00Z">
        <w:r>
          <w:t xml:space="preserve">applied to </w:t>
        </w:r>
      </w:ins>
      <w:del w:id="250" w:author="Braun, James E" w:date="2022-04-14T13:13:00Z">
        <w:r w:rsidR="00453D53" w:rsidRPr="005F7DE3" w:rsidDel="009502C4">
          <w:delText xml:space="preserve">on each </w:delText>
        </w:r>
      </w:del>
      <w:r w:rsidR="00453D53" w:rsidRPr="005F7DE3">
        <w:t xml:space="preserve">temperature </w:t>
      </w:r>
      <w:del w:id="251" w:author="Braun, James E" w:date="2022-04-14T13:13:00Z">
        <w:r w:rsidR="00453D53" w:rsidRPr="005F7DE3" w:rsidDel="009502C4">
          <w:delText xml:space="preserve">or </w:delText>
        </w:r>
      </w:del>
      <w:r w:rsidR="00453D53" w:rsidRPr="005F7DE3">
        <w:t>state variable</w:t>
      </w:r>
      <w:ins w:id="252" w:author="Braun, James E" w:date="2022-04-14T13:13:00Z">
        <w:r>
          <w:t>s</w:t>
        </w:r>
      </w:ins>
      <w:r w:rsidR="00453D53" w:rsidRPr="005F7DE3">
        <w:t xml:space="preserve"> </w:t>
      </w:r>
      <w:del w:id="253" w:author="Braun, James E" w:date="2022-04-14T13:13:00Z">
        <w:r w:rsidR="00453D53" w:rsidRPr="005F7DE3" w:rsidDel="009502C4">
          <w:delText>are used to create a RC network model</w:delText>
        </w:r>
        <w:r w:rsidR="007E487D" w:rsidRPr="005F7DE3" w:rsidDel="009502C4">
          <w:delText xml:space="preserve"> </w:delText>
        </w:r>
      </w:del>
      <w:r w:rsidR="007E487D" w:rsidRPr="005F7DE3">
        <w:fldChar w:fldCharType="begin"/>
      </w:r>
      <w:r w:rsidR="00A076C2">
        <w:instrText xml:space="preserve"> ADDIN ZOTERO_ITEM CSL_CITATION {"citationID":"NrxXxwWV","properties":{"formattedCitation":"(Braun and Chaturvedi 2002; Joe and Karava 2017)","plainCitation":"(Braun and Chaturvedi 2002; Joe and Karava 2017)","noteIndex":0},"citationItems":[{"id":616,"uris":["http://zotero.org/users/3944343/items/JW64SEI2"],"itemData":{"id":616,"type":"article-journal","abstract":"Lower costs and improved performance of sensors, controllers, and networking is leading to the development of smart building features, such as continuous performance monitoring, automated diagnostics, and optimal supervisory control. For some of these applications, it is important to be able to predict transient cooling and heating requirements for the building using inverse models that are trained using on-site data. Existing inverse models for transient building loads range from purely empirical or “black-box” models to purely physical or “white-box” models. Generally, black-box (e.g., neural network) models require a significant amount of training data and may not always reflect the actual physical behavior, whereas white-box (e.g., finite difference) models require specification of many physical parameters. This paper presents a hybrid or “gray-box” modeling approach that uses a transfer function with parameters that are constrained to satisfy a simple physical representation for energy flows in the building structure. A robust method is also presented for training parameters of the constrained model, wherein initial values of and bounds on physical parameters are estimated from a rough building description, better estimates are obtained using a global direct search algorithm, and optimal parameters are identified using a nonlinear regression algorithm. The model and training method were extensively tested for different buildings and locations using data generated from a detailed simulation program. The approach was also tested using data from a field site located near Chicago, Illinois. It was found that one to two weeks of data are sufficient to train a model so that it can accurately predict transient cooling or heating requirements.","container-title":"HVAC&amp;R Research","DOI":"10.1080/10789669.2002.10391290","ISSN":"1078-9669","issue":"1","note":"publisher: Taylor &amp; Francis\n_eprint: https://www.tandfonline.com/doi/pdf/10.1080/10789669.2002.10391290","page":"73-99","source":"Taylor and Francis+NEJM","title":"An Inverse Gray-Box Model for Transient Building Load Prediction","volume":"8","author":[{"family":"Braun","given":"James E."},{"family":"Chaturvedi","given":"Nitin"}],"issued":{"date-parts":[["2002",1,1]]}}},{"id":632,"uris":["http://zotero.org/users/3944343/items/D9VWS9GN"],"itemData":{"id":632,"type":"article-journal","container-title":"Journal of Building Performance Simulation","DOI":"10.1080/19401493.2016.1212272","ISSN":"1940-1493, 1940-1507","issue":"2","journalAbbreviation":"Journal of Building Performance Simulation","language":"en","page":"183-204","source":"DOI.org (Crossref)","title":"Agent-based system identification for control-oriented building models","volume":"10","author":[{"family":"Joe","given":"Jaewan"},{"family":"Karava","given":"Panagiota"}],"issued":{"date-parts":[["2017",3,4]]}}}],"schema":"https://github.com/citation-style-language/schema/raw/master/csl-citation.json"} </w:instrText>
      </w:r>
      <w:r w:rsidR="007E487D" w:rsidRPr="005F7DE3">
        <w:fldChar w:fldCharType="separate"/>
      </w:r>
      <w:r w:rsidR="00A076C2" w:rsidRPr="00A076C2">
        <w:t>(Braun and Chaturvedi 2002; Joe and Karava 2017)</w:t>
      </w:r>
      <w:r w:rsidR="007E487D" w:rsidRPr="005F7DE3">
        <w:fldChar w:fldCharType="end"/>
      </w:r>
      <w:r w:rsidR="00453D53" w:rsidRPr="005F7DE3">
        <w:t xml:space="preserve">. A general state-space model for estimating </w:t>
      </w:r>
      <w:ins w:id="254" w:author="Braun, James E" w:date="2022-04-14T13:14:00Z">
        <w:r w:rsidR="000E710E">
          <w:t xml:space="preserve">a </w:t>
        </w:r>
      </w:ins>
      <w:r w:rsidR="00453D53" w:rsidRPr="005F7DE3">
        <w:t>radiant slab systems load is of the form</w:t>
      </w:r>
      <w:r w:rsidR="00453D53" w:rsidRPr="005F7DE3" w:rsidDel="00453D53">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DE36EC" w14:paraId="3433BD40" w14:textId="77777777" w:rsidTr="00DE36EC">
        <w:trPr>
          <w:jc w:val="center"/>
        </w:trPr>
        <w:tc>
          <w:tcPr>
            <w:tcW w:w="625" w:type="dxa"/>
            <w:vAlign w:val="center"/>
          </w:tcPr>
          <w:p w14:paraId="168B0023" w14:textId="77777777" w:rsidR="00DE36EC" w:rsidRDefault="00DE36EC" w:rsidP="00B83C4A"/>
        </w:tc>
        <w:tc>
          <w:tcPr>
            <w:tcW w:w="8100" w:type="dxa"/>
            <w:vAlign w:val="center"/>
          </w:tcPr>
          <w:p w14:paraId="04DBCD69" w14:textId="23301645" w:rsidR="00DE36EC" w:rsidRPr="00DE36EC" w:rsidRDefault="008F54D4" w:rsidP="00DE36EC">
            <w:pPr>
              <w:spacing w:line="360" w:lineRule="auto"/>
            </w:pPr>
            <m:oMathPara>
              <m:oMath>
                <m:f>
                  <m:fPr>
                    <m:ctrlPr>
                      <w:rPr>
                        <w:rFonts w:ascii="Cambria Math" w:hAnsi="Cambria Math"/>
                        <w:bCs/>
                      </w:rPr>
                    </m:ctrlPr>
                  </m:fPr>
                  <m:num>
                    <m:r>
                      <w:ins w:id="255" w:author="Lichen Wu" w:date="2022-04-17T19:06:00Z">
                        <w:rPr>
                          <w:rFonts w:ascii="Cambria Math" w:hAnsi="Cambria Math"/>
                        </w:rPr>
                        <m:t>x</m:t>
                      </w:ins>
                    </m:r>
                    <m:ctrlPr>
                      <w:rPr>
                        <w:rFonts w:ascii="Cambria Math" w:hAnsi="Cambria Math"/>
                        <w:bCs/>
                        <w:i/>
                      </w:rPr>
                    </m:ctrlPr>
                  </m:num>
                  <m:den>
                    <m:r>
                      <w:ins w:id="256" w:author="Lichen Wu" w:date="2022-04-17T19:06:00Z">
                        <w:rPr>
                          <w:rFonts w:ascii="Cambria Math" w:hAnsi="Cambria Math"/>
                        </w:rPr>
                        <m:t>dt</m:t>
                      </w:ins>
                    </m:r>
                    <m:ctrlPr>
                      <w:rPr>
                        <w:rFonts w:ascii="Cambria Math" w:hAnsi="Cambria Math"/>
                        <w:bCs/>
                        <w:i/>
                      </w:rPr>
                    </m:ctrlPr>
                  </m:den>
                </m:f>
                <m:r>
                  <w:ins w:id="257" w:author="Lichen Wu" w:date="2022-04-17T19:06:00Z">
                    <w:rPr>
                      <w:rFonts w:ascii="Cambria Math" w:hAnsi="Cambria Math"/>
                    </w:rPr>
                    <m:t>=A</m:t>
                  </w:ins>
                </m:r>
                <m:sSub>
                  <m:sSubPr>
                    <m:ctrlPr>
                      <w:del w:id="258" w:author="Lichen Wu" w:date="2022-04-17T19:04:00Z">
                        <w:rPr>
                          <w:rFonts w:ascii="Cambria Math" w:hAnsi="Cambria Math"/>
                          <w:bCs/>
                          <w:i/>
                        </w:rPr>
                      </w:del>
                    </m:ctrlPr>
                  </m:sSubPr>
                  <m:e>
                    <m:acc>
                      <m:accPr>
                        <m:chr m:val="̇"/>
                        <m:ctrlPr>
                          <w:del w:id="259" w:author="Lichen Wu" w:date="2022-04-17T19:06:00Z">
                            <w:rPr>
                              <w:rFonts w:ascii="Cambria Math" w:hAnsi="Cambria Math"/>
                            </w:rPr>
                          </w:del>
                        </m:ctrlPr>
                      </m:accPr>
                      <m:e>
                        <m:r>
                          <w:del w:id="260" w:author="Lichen Wu" w:date="2022-04-17T19:04:00Z">
                            <w:rPr>
                              <w:rFonts w:ascii="Cambria Math" w:hAnsi="Cambria Math"/>
                            </w:rPr>
                            <m:t>x</m:t>
                          </w:del>
                        </m:r>
                      </m:e>
                    </m:acc>
                    <m:ctrlPr>
                      <w:del w:id="261" w:author="Lichen Wu" w:date="2022-04-17T19:04:00Z">
                        <w:rPr>
                          <w:rFonts w:ascii="Cambria Math" w:hAnsi="Cambria Math"/>
                          <w:i/>
                        </w:rPr>
                      </w:del>
                    </m:ctrlPr>
                  </m:e>
                  <m:sub>
                    <m:r>
                      <w:del w:id="262" w:author="Lichen Wu" w:date="2022-04-17T19:04:00Z">
                        <w:rPr>
                          <w:rFonts w:ascii="Cambria Math" w:hAnsi="Cambria Math"/>
                        </w:rPr>
                        <m:t>node</m:t>
                      </w:del>
                    </m:r>
                  </m:sub>
                </m:sSub>
                <m:r>
                  <w:del w:id="263" w:author="Lichen Wu" w:date="2022-04-17T19:06:00Z">
                    <w:rPr>
                      <w:rFonts w:ascii="Cambria Math" w:hAnsi="Cambria Math"/>
                    </w:rPr>
                    <m:t>=</m:t>
                  </w:del>
                </m:r>
                <m:r>
                  <w:del w:id="264" w:author="Lichen Wu" w:date="2022-04-17T19:06:00Z">
                    <m:rPr>
                      <m:sty m:val="p"/>
                    </m:rPr>
                    <w:rPr>
                      <w:rFonts w:ascii="Cambria Math" w:hAnsi="Cambria Math"/>
                    </w:rPr>
                    <m:t>A</m:t>
                  </w:del>
                </m:r>
                <m:r>
                  <m:rPr>
                    <m:sty m:val="p"/>
                  </m:rPr>
                  <w:rPr>
                    <w:rFonts w:ascii="Cambria Math" w:hAnsi="Cambria Math"/>
                  </w:rPr>
                  <m:t>x</m:t>
                </m:r>
                <m:r>
                  <w:del w:id="265" w:author="Lichen Wu" w:date="2022-04-17T19:05:00Z">
                    <m:rPr>
                      <m:sty m:val="p"/>
                    </m:rPr>
                    <w:rPr>
                      <w:rFonts w:ascii="Cambria Math" w:hAnsi="Cambria Math"/>
                    </w:rPr>
                    <m:t>x</m:t>
                  </w:del>
                </m:r>
                <m:r>
                  <w:rPr>
                    <w:rFonts w:ascii="Cambria Math" w:hAnsi="Cambria Math"/>
                  </w:rPr>
                  <m:t>+</m:t>
                </m:r>
                <m:r>
                  <m:rPr>
                    <m:sty m:val="p"/>
                  </m:rPr>
                  <w:rPr>
                    <w:rFonts w:ascii="Cambria Math" w:hAnsi="Cambria Math"/>
                  </w:rPr>
                  <m:t>Bu</m:t>
                </m:r>
              </m:oMath>
            </m:oMathPara>
          </w:p>
          <w:p w14:paraId="6D90F5C9" w14:textId="2BB7CC33" w:rsidR="00DE36EC" w:rsidRDefault="00136940" w:rsidP="00DE36EC">
            <w:pPr>
              <w:spacing w:line="360" w:lineRule="auto"/>
            </w:pPr>
            <m:oMathPara>
              <m:oMath>
                <m:r>
                  <m:rPr>
                    <m:sty m:val="p"/>
                  </m:rPr>
                  <w:rPr>
                    <w:rFonts w:ascii="Cambria Math" w:hAnsi="Cambria Math"/>
                  </w:rPr>
                  <m:t>y=</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T</m:t>
                    </m:r>
                  </m:sup>
                </m:sSup>
                <m:r>
                  <m:rPr>
                    <m:sty m:val="p"/>
                  </m:rPr>
                  <w:rPr>
                    <w:rFonts w:ascii="Cambria Math" w:hAnsi="Cambria Math"/>
                  </w:rPr>
                  <m:t>x+</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T</m:t>
                    </m:r>
                  </m:sup>
                </m:sSup>
                <m:r>
                  <m:rPr>
                    <m:sty m:val="p"/>
                  </m:rPr>
                  <w:rPr>
                    <w:rFonts w:ascii="Cambria Math" w:hAnsi="Cambria Math"/>
                  </w:rPr>
                  <m:t>u</m:t>
                </m:r>
              </m:oMath>
            </m:oMathPara>
          </w:p>
        </w:tc>
        <w:tc>
          <w:tcPr>
            <w:tcW w:w="625" w:type="dxa"/>
            <w:vAlign w:val="center"/>
          </w:tcPr>
          <w:p w14:paraId="6D320D43" w14:textId="16BDCE7E" w:rsidR="00DE36EC" w:rsidRDefault="00DE36EC" w:rsidP="00B83C4A">
            <w:r>
              <w:t>(</w:t>
            </w:r>
            <w:bookmarkStart w:id="266" w:name="state_space"/>
            <w:r w:rsidR="00607396">
              <w:fldChar w:fldCharType="begin"/>
            </w:r>
            <w:r w:rsidR="00607396">
              <w:instrText xml:space="preserve"> SEQ Eq \* MERGEFORMAT </w:instrText>
            </w:r>
            <w:r w:rsidR="00607396">
              <w:fldChar w:fldCharType="separate"/>
            </w:r>
            <w:r w:rsidR="009A60BB">
              <w:rPr>
                <w:noProof/>
              </w:rPr>
              <w:t>1</w:t>
            </w:r>
            <w:r w:rsidR="00607396">
              <w:rPr>
                <w:noProof/>
              </w:rPr>
              <w:fldChar w:fldCharType="end"/>
            </w:r>
            <w:bookmarkEnd w:id="266"/>
            <w:r>
              <w:t>)</w:t>
            </w:r>
          </w:p>
        </w:tc>
      </w:tr>
    </w:tbl>
    <w:p w14:paraId="4293624D" w14:textId="33B40EA0" w:rsidR="00B83C4A" w:rsidRPr="005F7DE3" w:rsidRDefault="009157D1" w:rsidP="00B83C4A">
      <w:r>
        <w:t>where estimated resistance</w:t>
      </w:r>
      <w:r w:rsidR="00BF24D9">
        <w:t>s</w:t>
      </w:r>
      <w:r>
        <w:t>, capacit</w:t>
      </w:r>
      <w:ins w:id="267" w:author="Braun, James E" w:date="2022-04-14T13:14:00Z">
        <w:r w:rsidR="000E710E">
          <w:t>ances</w:t>
        </w:r>
      </w:ins>
      <w:del w:id="268" w:author="Braun, James E" w:date="2022-04-14T13:14:00Z">
        <w:r w:rsidR="00BF24D9" w:rsidDel="000E710E">
          <w:delText>ies</w:delText>
        </w:r>
      </w:del>
      <w:r>
        <w:t xml:space="preserve"> and heat </w:t>
      </w:r>
      <w:del w:id="269" w:author="Lichen Wu" w:date="2022-04-17T14:40:00Z">
        <w:r w:rsidDel="008023C0">
          <w:delText xml:space="preserve">flux </w:delText>
        </w:r>
      </w:del>
      <w:ins w:id="270" w:author="Lichen Wu" w:date="2022-04-17T16:20:00Z">
        <w:r w:rsidR="0020255F">
          <w:t>flux</w:t>
        </w:r>
      </w:ins>
      <w:ins w:id="271" w:author="Lichen Wu" w:date="2022-04-17T14:40:00Z">
        <w:r w:rsidR="008023C0">
          <w:t xml:space="preserve"> </w:t>
        </w:r>
      </w:ins>
      <w:r>
        <w:t>coefficient</w:t>
      </w:r>
      <w:ins w:id="272" w:author="Braun, James E" w:date="2022-04-14T13:19:00Z">
        <w:r w:rsidR="000E710E">
          <w:t>s</w:t>
        </w:r>
      </w:ins>
      <w:ins w:id="273" w:author="Lichen Wu" w:date="2022-04-17T16:20:00Z">
        <w:r w:rsidR="0020255F">
          <w:t xml:space="preserve"> (</w:t>
        </w:r>
        <w:commentRangeStart w:id="274"/>
        <w:r w:rsidR="0020255F">
          <w:t xml:space="preserve">such as </w:t>
        </w:r>
      </w:ins>
      <w:ins w:id="275" w:author="Lichen Wu" w:date="2022-04-17T16:23:00Z">
        <w:r w:rsidR="005E33A4">
          <w:t>the ratio of solar radiation to the envelope state</w:t>
        </w:r>
      </w:ins>
      <w:ins w:id="276" w:author="Lichen Wu" w:date="2022-04-17T16:20:00Z">
        <w:r w:rsidR="0020255F">
          <w:t>)</w:t>
        </w:r>
      </w:ins>
      <w:commentRangeEnd w:id="274"/>
      <w:ins w:id="277" w:author="Lichen Wu" w:date="2022-04-19T10:12:00Z">
        <w:r w:rsidR="00DA3AE0">
          <w:rPr>
            <w:rStyle w:val="CommentReference"/>
          </w:rPr>
          <w:commentReference w:id="274"/>
        </w:r>
      </w:ins>
      <w:r w:rsidR="00BF24D9">
        <w:t xml:space="preserve"> form matrices </w:t>
      </w:r>
      <w:r w:rsidR="00BF24D9" w:rsidRPr="00626F5E">
        <w:rPr>
          <w:i/>
          <w:iCs/>
        </w:rPr>
        <w:t>A, B</w:t>
      </w:r>
      <w:r w:rsidR="00BF24D9">
        <w:t xml:space="preserve"> and vector</w:t>
      </w:r>
      <w:ins w:id="278" w:author="Braun, James E" w:date="2022-04-14T13:15:00Z">
        <w:r w:rsidR="000E710E">
          <w:t>s</w:t>
        </w:r>
      </w:ins>
      <w:r w:rsidR="00BF24D9">
        <w:t xml:space="preserve"> </w:t>
      </w:r>
      <w:r w:rsidR="00BF24D9" w:rsidRPr="00626F5E">
        <w:rPr>
          <w:i/>
          <w:iCs/>
        </w:rPr>
        <w:t>c</w:t>
      </w:r>
      <w:ins w:id="279" w:author="Braun, James E" w:date="2022-04-14T13:18:00Z">
        <w:r w:rsidR="000E710E">
          <w:t xml:space="preserve">, </w:t>
        </w:r>
      </w:ins>
      <w:del w:id="280" w:author="Braun, James E" w:date="2022-04-14T13:18:00Z">
        <w:r w:rsidR="00BF24D9" w:rsidDel="000E710E">
          <w:delText xml:space="preserve"> and </w:delText>
        </w:r>
      </w:del>
      <w:r w:rsidR="00BF24D9" w:rsidRPr="00626F5E">
        <w:rPr>
          <w:i/>
          <w:iCs/>
        </w:rPr>
        <w:t>d</w:t>
      </w:r>
      <w:r w:rsidR="0014477F">
        <w:t xml:space="preserve">. </w:t>
      </w:r>
      <w:del w:id="281" w:author="Braun, James E" w:date="2022-04-14T13:15:00Z">
        <w:r w:rsidR="0014477F" w:rsidDel="000E710E">
          <w:delText xml:space="preserve">And </w:delText>
        </w:r>
      </w:del>
      <w:ins w:id="282" w:author="Braun, James E" w:date="2022-04-14T13:15:00Z">
        <w:r w:rsidR="000E710E">
          <w:t xml:space="preserve">The variables </w:t>
        </w:r>
      </w:ins>
      <w:r w:rsidR="0014477F" w:rsidRPr="00626F5E">
        <w:rPr>
          <w:i/>
          <w:iCs/>
        </w:rPr>
        <w:t>x, u, y</w:t>
      </w:r>
      <w:ins w:id="283" w:author="Lichen Wu" w:date="2022-04-17T21:53:00Z">
        <w:r w:rsidR="00837C2D">
          <w:rPr>
            <w:i/>
            <w:iCs/>
          </w:rPr>
          <w:t xml:space="preserve">, </w:t>
        </w:r>
      </w:ins>
      <w:ins w:id="284" w:author="Lichen Wu" w:date="2022-04-17T21:54:00Z">
        <w:r w:rsidR="00837C2D">
          <w:rPr>
            <w:i/>
            <w:iCs/>
          </w:rPr>
          <w:t>t</w:t>
        </w:r>
      </w:ins>
      <w:r w:rsidR="0014477F">
        <w:t xml:space="preserve"> </w:t>
      </w:r>
      <w:r w:rsidR="002319BB">
        <w:t>represent</w:t>
      </w:r>
      <w:ins w:id="285" w:author="Braun, James E" w:date="2022-04-14T13:15:00Z">
        <w:r w:rsidR="000E710E">
          <w:t xml:space="preserve"> </w:t>
        </w:r>
      </w:ins>
      <w:del w:id="286" w:author="Braun, James E" w:date="2022-04-14T13:15:00Z">
        <w:r w:rsidR="002319BB" w:rsidDel="000E710E">
          <w:delText>s</w:delText>
        </w:r>
      </w:del>
      <w:del w:id="287" w:author="Braun, James E" w:date="2022-04-14T13:16:00Z">
        <w:r w:rsidR="0014477F" w:rsidDel="000E710E">
          <w:delText xml:space="preserve"> </w:delText>
        </w:r>
      </w:del>
      <w:r w:rsidR="0014477F">
        <w:t>vector</w:t>
      </w:r>
      <w:ins w:id="288" w:author="Braun, James E" w:date="2022-04-14T13:16:00Z">
        <w:r w:rsidR="000E710E">
          <w:t>s</w:t>
        </w:r>
      </w:ins>
      <w:r w:rsidR="0014477F">
        <w:t xml:space="preserve"> of state</w:t>
      </w:r>
      <w:del w:id="289" w:author="Braun, James E" w:date="2022-04-14T13:16:00Z">
        <w:r w:rsidR="0014477F" w:rsidDel="000E710E">
          <w:delText xml:space="preserve"> variables</w:delText>
        </w:r>
      </w:del>
      <w:r w:rsidR="0014477F">
        <w:t xml:space="preserve">, </w:t>
      </w:r>
      <w:del w:id="290" w:author="Braun, James E" w:date="2022-04-14T13:16:00Z">
        <w:r w:rsidR="0014477F" w:rsidDel="000E710E">
          <w:delText xml:space="preserve">vector of </w:delText>
        </w:r>
      </w:del>
      <w:r w:rsidR="0014477F">
        <w:t>input</w:t>
      </w:r>
      <w:ins w:id="291" w:author="Lichen Wu" w:date="2022-04-17T21:54:00Z">
        <w:r w:rsidR="00837C2D">
          <w:t>,</w:t>
        </w:r>
      </w:ins>
      <w:del w:id="292" w:author="Braun, James E" w:date="2022-04-14T13:16:00Z">
        <w:r w:rsidR="0014477F" w:rsidDel="000E710E">
          <w:delText>s</w:delText>
        </w:r>
      </w:del>
      <w:r w:rsidR="0014477F">
        <w:t xml:space="preserve"> </w:t>
      </w:r>
      <w:del w:id="293" w:author="Lichen Wu" w:date="2022-04-17T21:54:00Z">
        <w:r w:rsidR="0014477F" w:rsidDel="00837C2D">
          <w:delText xml:space="preserve">and </w:delText>
        </w:r>
      </w:del>
      <w:r w:rsidR="0014477F">
        <w:t>output variable</w:t>
      </w:r>
      <w:ins w:id="294" w:author="Lichen Wu" w:date="2022-04-17T21:54:00Z">
        <w:r w:rsidR="00837C2D">
          <w:t xml:space="preserve"> and sampling time</w:t>
        </w:r>
      </w:ins>
      <w:ins w:id="295" w:author="Braun, James E" w:date="2022-04-14T13:16:00Z">
        <w:del w:id="296" w:author="Lichen Wu" w:date="2022-04-17T21:54:00Z">
          <w:r w:rsidR="000E710E" w:rsidDel="00837C2D">
            <w:delText>s</w:delText>
          </w:r>
        </w:del>
        <w:r w:rsidR="000E710E">
          <w:t>,</w:t>
        </w:r>
      </w:ins>
      <w:r w:rsidR="002319BB">
        <w:t xml:space="preserve"> respectively</w:t>
      </w:r>
      <w:r w:rsidR="0014477F">
        <w:t>.</w:t>
      </w:r>
      <w:r w:rsidR="00054660">
        <w:t xml:space="preserve"> </w:t>
      </w:r>
      <w:r w:rsidR="00B83C4A" w:rsidRPr="005F7DE3">
        <w:t xml:space="preserve">For </w:t>
      </w:r>
      <w:ins w:id="297" w:author="Braun, James E" w:date="2022-04-14T13:16:00Z">
        <w:r w:rsidR="000E710E">
          <w:t xml:space="preserve">an </w:t>
        </w:r>
      </w:ins>
      <w:r w:rsidR="0035246E">
        <w:t>HRSS</w:t>
      </w:r>
      <w:r w:rsidR="00B83C4A" w:rsidRPr="005F7DE3">
        <w:t xml:space="preserve">, </w:t>
      </w:r>
      <w:del w:id="298" w:author="Braun, James E" w:date="2022-04-14T13:19:00Z">
        <w:r w:rsidR="00B83C4A" w:rsidRPr="005F7DE3" w:rsidDel="008A2159">
          <w:delText xml:space="preserve">the </w:delText>
        </w:r>
      </w:del>
      <w:ins w:id="299" w:author="Braun, James E" w:date="2022-04-14T13:19:00Z">
        <w:r w:rsidR="008A2159">
          <w:t>a single</w:t>
        </w:r>
        <w:r w:rsidR="008A2159" w:rsidRPr="005F7DE3">
          <w:t xml:space="preserve"> </w:t>
        </w:r>
      </w:ins>
      <w:r w:rsidR="00B83C4A" w:rsidRPr="005F7DE3">
        <w:t xml:space="preserve">output variable is the cooling and heating load. The state vector contains all the temperature nodes. The input vector </w:t>
      </w:r>
      <w:r w:rsidR="00DF0DD6" w:rsidRPr="005F7DE3">
        <w:t>contains</w:t>
      </w:r>
      <w:r w:rsidR="00B83C4A" w:rsidRPr="005F7DE3">
        <w:t xml:space="preserve"> </w:t>
      </w:r>
      <w:r w:rsidR="002B1990" w:rsidRPr="005F7DE3">
        <w:t>all</w:t>
      </w:r>
      <w:r w:rsidR="00B83C4A" w:rsidRPr="005F7DE3">
        <w:t xml:space="preserve"> the driving conditions, such as the </w:t>
      </w:r>
      <w:del w:id="300" w:author="LipingWang" w:date="2022-04-18T14:33:00Z">
        <w:r w:rsidR="00DF0DD6" w:rsidRPr="005F7DE3" w:rsidDel="00BF18AB">
          <w:delText>heated</w:delText>
        </w:r>
        <w:r w:rsidR="00B83C4A" w:rsidRPr="005F7DE3" w:rsidDel="00BF18AB">
          <w:delText xml:space="preserve"> </w:delText>
        </w:r>
      </w:del>
      <w:ins w:id="301" w:author="LipingWang" w:date="2022-04-18T14:33:00Z">
        <w:r w:rsidR="00BF18AB" w:rsidRPr="005F7DE3">
          <w:t>heat</w:t>
        </w:r>
        <w:r w:rsidR="00BF18AB">
          <w:t>ing</w:t>
        </w:r>
        <w:r w:rsidR="00BF18AB" w:rsidRPr="005F7DE3">
          <w:t xml:space="preserve"> </w:t>
        </w:r>
      </w:ins>
      <w:r w:rsidR="00B83C4A" w:rsidRPr="005F7DE3">
        <w:t>or chilled water temperature</w:t>
      </w:r>
      <w:ins w:id="302" w:author="Lichen Wu" w:date="2022-04-17T14:42:00Z">
        <w:r w:rsidR="008023C0">
          <w:t xml:space="preserve">, </w:t>
        </w:r>
      </w:ins>
      <w:del w:id="303" w:author="Lichen Wu" w:date="2022-04-17T14:42:00Z">
        <w:r w:rsidR="00B83C4A" w:rsidRPr="005F7DE3" w:rsidDel="008023C0">
          <w:delText xml:space="preserve"> and </w:delText>
        </w:r>
        <w:commentRangeStart w:id="304"/>
        <w:commentRangeStart w:id="305"/>
        <w:r w:rsidR="00DF0DD6" w:rsidRPr="005F7DE3" w:rsidDel="008023C0">
          <w:delText xml:space="preserve">its </w:delText>
        </w:r>
        <w:r w:rsidR="00B83C4A" w:rsidRPr="005F7DE3" w:rsidDel="008023C0">
          <w:delText>derivation along the sampling time within tubes</w:delText>
        </w:r>
        <w:commentRangeEnd w:id="304"/>
        <w:r w:rsidR="008A2159" w:rsidDel="008023C0">
          <w:rPr>
            <w:rStyle w:val="CommentReference"/>
          </w:rPr>
          <w:commentReference w:id="304"/>
        </w:r>
      </w:del>
      <w:commentRangeEnd w:id="305"/>
      <w:r w:rsidR="00C7259E">
        <w:rPr>
          <w:rStyle w:val="CommentReference"/>
        </w:rPr>
        <w:commentReference w:id="305"/>
      </w:r>
      <w:del w:id="306" w:author="Lichen Wu" w:date="2022-04-17T14:42:00Z">
        <w:r w:rsidR="00B83C4A" w:rsidRPr="005F7DE3" w:rsidDel="008023C0">
          <w:delText xml:space="preserve">, </w:delText>
        </w:r>
      </w:del>
      <w:r w:rsidR="00DF0DD6" w:rsidRPr="005F7DE3">
        <w:t>exterior</w:t>
      </w:r>
      <w:r w:rsidR="00B83C4A" w:rsidRPr="005F7DE3">
        <w:t xml:space="preserve"> air temperature, solar radiation, </w:t>
      </w:r>
      <w:r w:rsidR="00AC07B6" w:rsidRPr="005F7DE3">
        <w:t>lighting,</w:t>
      </w:r>
      <w:r w:rsidR="00B83C4A" w:rsidRPr="005F7DE3">
        <w:t xml:space="preserve"> and occupancy schedule.</w:t>
      </w:r>
    </w:p>
    <w:p w14:paraId="2F6D4D54" w14:textId="3B2763C3" w:rsidR="00DE36EC" w:rsidRPr="005F7DE3" w:rsidRDefault="00B83C4A" w:rsidP="00B83C4A">
      <w:r w:rsidRPr="005F7DE3">
        <w:t>The discrete version of the above state-space model can be written in terms of a recursive formula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2B1990" w:rsidRPr="005F7DE3" w14:paraId="31B77727" w14:textId="77777777" w:rsidTr="00B83C4A">
        <w:tc>
          <w:tcPr>
            <w:tcW w:w="625" w:type="dxa"/>
          </w:tcPr>
          <w:p w14:paraId="5E9D6E98" w14:textId="77777777" w:rsidR="002B1990" w:rsidRPr="005F7DE3" w:rsidRDefault="002B1990" w:rsidP="00B83C4A"/>
        </w:tc>
        <w:tc>
          <w:tcPr>
            <w:tcW w:w="8100" w:type="dxa"/>
          </w:tcPr>
          <w:p w14:paraId="58A89974" w14:textId="19FDB232" w:rsidR="002B1990" w:rsidRPr="005F7DE3" w:rsidRDefault="008F54D4" w:rsidP="00B83C4A">
            <w:pPr>
              <w:jc w:val="center"/>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k+1</m:t>
                        </m:r>
                      </m:e>
                    </m:d>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sSub>
                  <m:sSubPr>
                    <m:ctrlPr>
                      <w:rPr>
                        <w:rFonts w:ascii="Cambria Math" w:hAnsi="Cambria Math"/>
                        <w:i/>
                      </w:rPr>
                    </m:ctrlPr>
                  </m:sSubPr>
                  <m:e>
                    <m:r>
                      <w:rPr>
                        <w:rFonts w:ascii="Cambria Math" w:hAnsi="Cambria Math"/>
                      </w:rPr>
                      <m:t>x</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kT</m:t>
                    </m:r>
                  </m:sub>
                </m:sSub>
              </m:oMath>
            </m:oMathPara>
          </w:p>
        </w:tc>
        <w:tc>
          <w:tcPr>
            <w:tcW w:w="625" w:type="dxa"/>
          </w:tcPr>
          <w:p w14:paraId="5713E7FB" w14:textId="4846D596" w:rsidR="002B1990" w:rsidRPr="005F7DE3" w:rsidRDefault="002B1990" w:rsidP="00B83C4A">
            <w:r w:rsidRPr="005F7DE3">
              <w:t>(</w:t>
            </w:r>
            <w:fldSimple w:instr=" SEQ Eq \* MERGEFORMAT ">
              <w:r w:rsidR="009A60BB">
                <w:rPr>
                  <w:noProof/>
                </w:rPr>
                <w:t>2</w:t>
              </w:r>
            </w:fldSimple>
            <w:r w:rsidRPr="005F7DE3">
              <w:t>)</w:t>
            </w:r>
          </w:p>
        </w:tc>
      </w:tr>
      <w:tr w:rsidR="007E670F" w:rsidRPr="005F7DE3" w14:paraId="0FD878EE" w14:textId="77777777" w:rsidTr="00B83C4A">
        <w:tc>
          <w:tcPr>
            <w:tcW w:w="625" w:type="dxa"/>
          </w:tcPr>
          <w:p w14:paraId="6468E63C" w14:textId="77777777" w:rsidR="007E670F" w:rsidRPr="005F7DE3" w:rsidRDefault="007E670F" w:rsidP="00B83C4A"/>
        </w:tc>
        <w:tc>
          <w:tcPr>
            <w:tcW w:w="8100" w:type="dxa"/>
          </w:tcPr>
          <w:p w14:paraId="27557B84" w14:textId="5ADD2920" w:rsidR="007E670F" w:rsidRPr="005F7DE3" w:rsidRDefault="008F54D4" w:rsidP="00B83C4A">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kT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d</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kT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d</m:t>
                        </m:r>
                      </m:sub>
                    </m:sSub>
                  </m:e>
                  <m:sup>
                    <m:r>
                      <w:rPr>
                        <w:rFonts w:ascii="Cambria Math" w:hAnsi="Cambria Math"/>
                      </w:rPr>
                      <m:t>T</m:t>
                    </m:r>
                  </m:sup>
                </m:sSup>
                <m:sSub>
                  <m:sSubPr>
                    <m:ctrlPr>
                      <w:rPr>
                        <w:rFonts w:ascii="Cambria Math" w:hAnsi="Cambria Math"/>
                        <w:i/>
                      </w:rPr>
                    </m:ctrlPr>
                  </m:sSubPr>
                  <m:e>
                    <m:r>
                      <w:rPr>
                        <w:rFonts w:ascii="Cambria Math" w:hAnsi="Cambria Math"/>
                      </w:rPr>
                      <m:t>u</m:t>
                    </m:r>
                  </m:e>
                  <m:sub>
                    <m:r>
                      <w:rPr>
                        <w:rFonts w:ascii="Cambria Math" w:hAnsi="Cambria Math"/>
                      </w:rPr>
                      <m:t>kT</m:t>
                    </m:r>
                  </m:sub>
                </m:sSub>
              </m:oMath>
            </m:oMathPara>
          </w:p>
        </w:tc>
        <w:tc>
          <w:tcPr>
            <w:tcW w:w="625" w:type="dxa"/>
          </w:tcPr>
          <w:p w14:paraId="15704A20" w14:textId="2B0EB202" w:rsidR="007E670F" w:rsidRPr="005F7DE3" w:rsidRDefault="007E670F" w:rsidP="00B83C4A">
            <w:r w:rsidRPr="005F7DE3">
              <w:t>(</w:t>
            </w:r>
            <w:fldSimple w:instr=" SEQ Eq \* MERGEFORMAT ">
              <w:r w:rsidR="009A60BB">
                <w:rPr>
                  <w:noProof/>
                </w:rPr>
                <w:t>3</w:t>
              </w:r>
            </w:fldSimple>
            <w:r w:rsidRPr="005F7DE3">
              <w:t>)</w:t>
            </w:r>
          </w:p>
        </w:tc>
      </w:tr>
    </w:tbl>
    <w:p w14:paraId="7B6B2864" w14:textId="283AF481" w:rsidR="00DE36EC" w:rsidRPr="005F7DE3" w:rsidRDefault="00B27D5F" w:rsidP="00B83C4A">
      <w:r>
        <w:t>w</w:t>
      </w:r>
      <w:r w:rsidR="00B212FE">
        <w:t xml:space="preserve">here the subscript </w:t>
      </w:r>
      <w:r w:rsidR="00B212FE" w:rsidRPr="00626F5E">
        <w:rPr>
          <w:i/>
          <w:iCs/>
        </w:rPr>
        <w:t>d</w:t>
      </w:r>
      <w:r w:rsidR="00B212FE">
        <w:t xml:space="preserve"> </w:t>
      </w:r>
      <w:r>
        <w:t>indicates</w:t>
      </w:r>
      <w:r w:rsidR="00B212FE">
        <w:t xml:space="preserve"> </w:t>
      </w:r>
      <w:r>
        <w:t>these variables</w:t>
      </w:r>
      <w:r w:rsidR="00B212FE">
        <w:t xml:space="preserve"> are the discretized forms of </w:t>
      </w:r>
      <w:r w:rsidRPr="00626F5E">
        <w:rPr>
          <w:i/>
          <w:iCs/>
        </w:rPr>
        <w:t>A, B, c, d</w:t>
      </w:r>
      <w:r>
        <w:t xml:space="preserve"> in equation (</w:t>
      </w:r>
      <w:r>
        <w:fldChar w:fldCharType="begin"/>
      </w:r>
      <w:r>
        <w:instrText xml:space="preserve"> REF state_space \h </w:instrText>
      </w:r>
      <w:r>
        <w:fldChar w:fldCharType="separate"/>
      </w:r>
      <w:r w:rsidR="009A60BB">
        <w:rPr>
          <w:noProof/>
        </w:rPr>
        <w:t>1</w:t>
      </w:r>
      <w:r>
        <w:fldChar w:fldCharType="end"/>
      </w:r>
      <w:r>
        <w:t xml:space="preserve">). </w:t>
      </w:r>
      <w:r w:rsidR="00B83C4A" w:rsidRPr="005F7DE3">
        <w:t xml:space="preserve">A typical objective function for </w:t>
      </w:r>
      <w:ins w:id="307" w:author="Braun, James E" w:date="2022-04-14T13:25:00Z">
        <w:r w:rsidR="00C823D4">
          <w:t xml:space="preserve">training an </w:t>
        </w:r>
      </w:ins>
      <w:r w:rsidR="00B83C4A" w:rsidRPr="005F7DE3">
        <w:t xml:space="preserve">RC network model is to minimize the </w:t>
      </w:r>
      <w:ins w:id="308" w:author="Lichen Wu" w:date="2022-04-17T18:43:00Z">
        <w:r w:rsidR="00460A14">
          <w:t>R</w:t>
        </w:r>
      </w:ins>
      <w:del w:id="309" w:author="Lichen Wu" w:date="2022-04-17T18:43:00Z">
        <w:r w:rsidR="00B83C4A" w:rsidRPr="005F7DE3" w:rsidDel="00460A14">
          <w:delText>r</w:delText>
        </w:r>
      </w:del>
      <w:r w:rsidR="00B83C4A" w:rsidRPr="005F7DE3">
        <w:t>oot-</w:t>
      </w:r>
      <w:ins w:id="310" w:author="Lichen Wu" w:date="2022-04-17T18:43:00Z">
        <w:r w:rsidR="00460A14">
          <w:t>M</w:t>
        </w:r>
      </w:ins>
      <w:del w:id="311" w:author="Lichen Wu" w:date="2022-04-17T18:43:00Z">
        <w:r w:rsidR="00B83C4A" w:rsidRPr="005F7DE3" w:rsidDel="00460A14">
          <w:delText>m</w:delText>
        </w:r>
      </w:del>
      <w:r w:rsidR="00B83C4A" w:rsidRPr="005F7DE3">
        <w:t>ean-</w:t>
      </w:r>
      <w:ins w:id="312" w:author="Lichen Wu" w:date="2022-04-17T18:43:00Z">
        <w:r w:rsidR="00460A14">
          <w:t>S</w:t>
        </w:r>
      </w:ins>
      <w:del w:id="313" w:author="Lichen Wu" w:date="2022-04-17T18:43:00Z">
        <w:r w:rsidR="00B83C4A" w:rsidRPr="005F7DE3" w:rsidDel="00460A14">
          <w:delText>s</w:delText>
        </w:r>
      </w:del>
      <w:r w:rsidR="00B83C4A" w:rsidRPr="005F7DE3">
        <w:t xml:space="preserve">quare </w:t>
      </w:r>
      <w:ins w:id="314" w:author="Lichen Wu" w:date="2022-04-17T18:43:00Z">
        <w:r w:rsidR="00460A14">
          <w:t>E</w:t>
        </w:r>
      </w:ins>
      <w:del w:id="315" w:author="Lichen Wu" w:date="2022-04-17T18:43:00Z">
        <w:r w:rsidR="00B83C4A" w:rsidRPr="005F7DE3" w:rsidDel="00460A14">
          <w:delText>e</w:delText>
        </w:r>
      </w:del>
      <w:r w:rsidR="00B83C4A" w:rsidRPr="005F7DE3">
        <w:t>rror</w:t>
      </w:r>
      <w:r w:rsidR="00D476BE">
        <w:t xml:space="preserve"> (RMSE)</w:t>
      </w:r>
      <w:r w:rsidR="00B83C4A" w:rsidRPr="005F7DE3">
        <w:t xml:space="preserve"> for the training duration, denoted as</w:t>
      </w:r>
      <w:r w:rsidR="005C4C2B">
        <w:t xml:space="preserve"> the following, where </w:t>
      </w:r>
      <w:r w:rsidR="005C4C2B" w:rsidRPr="00626F5E">
        <w:rPr>
          <w:i/>
          <w:iCs/>
        </w:rPr>
        <w:t>N</w:t>
      </w:r>
      <w:r w:rsidR="005C4C2B">
        <w:t xml:space="preserve"> stands for the number of samples.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7E670F" w:rsidRPr="005F7DE3" w14:paraId="16850EA8" w14:textId="77777777" w:rsidTr="00560829">
        <w:trPr>
          <w:jc w:val="center"/>
        </w:trPr>
        <w:tc>
          <w:tcPr>
            <w:tcW w:w="625" w:type="dxa"/>
            <w:vAlign w:val="center"/>
          </w:tcPr>
          <w:p w14:paraId="22F6C7F7" w14:textId="77777777" w:rsidR="007E670F" w:rsidRPr="005F7DE3" w:rsidRDefault="007E670F" w:rsidP="00B83C4A"/>
        </w:tc>
        <w:tc>
          <w:tcPr>
            <w:tcW w:w="8100" w:type="dxa"/>
            <w:vAlign w:val="center"/>
          </w:tcPr>
          <w:p w14:paraId="70621755" w14:textId="042BDFCA" w:rsidR="007E670F" w:rsidRPr="005F7DE3" w:rsidRDefault="007E670F" w:rsidP="007E670F">
            <m:oMathPara>
              <m:oMath>
                <m:r>
                  <w:rPr>
                    <w:rFonts w:ascii="Cambria Math" w:hAnsi="Cambria Math"/>
                  </w:rPr>
                  <m:t xml:space="preserve">minimize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train</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measured,k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predicted,k</m:t>
                                        </m:r>
                                      </m:sub>
                                    </m:sSub>
                                  </m:e>
                                </m:d>
                              </m:e>
                              <m:sup>
                                <m:r>
                                  <w:rPr>
                                    <w:rFonts w:ascii="Cambria Math" w:hAnsi="Cambria Math"/>
                                  </w:rPr>
                                  <m:t>2</m:t>
                                </m:r>
                              </m:sup>
                            </m:sSup>
                          </m:e>
                        </m:nary>
                      </m:num>
                      <m:den>
                        <m:sSub>
                          <m:sSubPr>
                            <m:ctrlPr>
                              <w:rPr>
                                <w:rFonts w:ascii="Cambria Math" w:hAnsi="Cambria Math"/>
                                <w:i/>
                              </w:rPr>
                            </m:ctrlPr>
                          </m:sSubPr>
                          <m:e>
                            <m:r>
                              <w:rPr>
                                <w:rFonts w:ascii="Cambria Math" w:hAnsi="Cambria Math"/>
                              </w:rPr>
                              <m:t>N</m:t>
                            </m:r>
                          </m:e>
                          <m:sub>
                            <m:r>
                              <w:rPr>
                                <w:rFonts w:ascii="Cambria Math" w:hAnsi="Cambria Math"/>
                              </w:rPr>
                              <m:t>train</m:t>
                            </m:r>
                          </m:sub>
                        </m:sSub>
                        <m:r>
                          <w:rPr>
                            <w:rFonts w:ascii="Cambria Math" w:hAnsi="Cambria Math"/>
                          </w:rPr>
                          <m:t>-1</m:t>
                        </m:r>
                      </m:den>
                    </m:f>
                  </m:e>
                </m:rad>
              </m:oMath>
            </m:oMathPara>
          </w:p>
        </w:tc>
        <w:tc>
          <w:tcPr>
            <w:tcW w:w="625" w:type="dxa"/>
            <w:vAlign w:val="center"/>
          </w:tcPr>
          <w:p w14:paraId="7E261874" w14:textId="62C15017" w:rsidR="007E670F" w:rsidRPr="005F7DE3" w:rsidRDefault="007E670F" w:rsidP="00B83C4A">
            <w:r w:rsidRPr="005F7DE3">
              <w:t>(</w:t>
            </w:r>
            <w:bookmarkStart w:id="316" w:name="rc_opt"/>
            <w:r w:rsidR="000C24BB" w:rsidRPr="005F7DE3">
              <w:fldChar w:fldCharType="begin"/>
            </w:r>
            <w:r w:rsidR="000C24BB" w:rsidRPr="005F7DE3">
              <w:instrText xml:space="preserve"> SEQ Eq \* MERGEFORMAT </w:instrText>
            </w:r>
            <w:r w:rsidR="000C24BB" w:rsidRPr="005F7DE3">
              <w:fldChar w:fldCharType="separate"/>
            </w:r>
            <w:r w:rsidR="009A60BB">
              <w:rPr>
                <w:noProof/>
              </w:rPr>
              <w:t>4</w:t>
            </w:r>
            <w:r w:rsidR="000C24BB" w:rsidRPr="005F7DE3">
              <w:rPr>
                <w:noProof/>
              </w:rPr>
              <w:fldChar w:fldCharType="end"/>
            </w:r>
            <w:bookmarkEnd w:id="316"/>
            <w:r w:rsidRPr="005F7DE3">
              <w:t>)</w:t>
            </w:r>
          </w:p>
        </w:tc>
      </w:tr>
    </w:tbl>
    <w:p w14:paraId="2AF0A4D2" w14:textId="77777777" w:rsidR="00CB195C" w:rsidRPr="005F7DE3" w:rsidRDefault="00CB195C" w:rsidP="00B83C4A"/>
    <w:p w14:paraId="7ADCD4D3" w14:textId="54B72AB0" w:rsidR="00A725F8" w:rsidRPr="005F7DE3" w:rsidRDefault="00A725F8" w:rsidP="00EB07BC">
      <w:pPr>
        <w:pStyle w:val="Heading2"/>
      </w:pPr>
      <w:r w:rsidRPr="005F7DE3">
        <w:t>2.</w:t>
      </w:r>
      <w:r w:rsidR="00896FFF" w:rsidRPr="005F7DE3">
        <w:t>2</w:t>
      </w:r>
      <w:r w:rsidRPr="005F7DE3">
        <w:t xml:space="preserve"> G</w:t>
      </w:r>
      <w:r w:rsidR="00E9252E" w:rsidRPr="005F7DE3">
        <w:t>G</w:t>
      </w:r>
      <w:r w:rsidRPr="005F7DE3">
        <w:t>MR</w:t>
      </w:r>
      <w:r w:rsidR="00747E11" w:rsidRPr="005F7DE3">
        <w:t xml:space="preserve"> </w:t>
      </w:r>
      <w:r w:rsidR="001C4A3C" w:rsidRPr="005F7DE3">
        <w:t>Method</w:t>
      </w:r>
    </w:p>
    <w:p w14:paraId="54A732AC" w14:textId="6D060761" w:rsidR="00FA64CF" w:rsidRPr="005F7DE3" w:rsidRDefault="00164D12" w:rsidP="00CB195C">
      <w:del w:id="317" w:author="Lichen Wu" w:date="2022-04-17T18:44:00Z">
        <w:r w:rsidRPr="005F7DE3" w:rsidDel="00460A14">
          <w:delText>Gaussian mixture regression (</w:delText>
        </w:r>
      </w:del>
      <w:r w:rsidRPr="005F7DE3">
        <w:t>GMR</w:t>
      </w:r>
      <w:del w:id="318" w:author="Lichen Wu" w:date="2022-04-17T18:44:00Z">
        <w:r w:rsidRPr="005F7DE3" w:rsidDel="00460A14">
          <w:delText>)</w:delText>
        </w:r>
      </w:del>
      <w:r w:rsidR="007E487D" w:rsidRPr="005F7DE3">
        <w:fldChar w:fldCharType="begin"/>
      </w:r>
      <w:r w:rsidR="00BA5F99">
        <w:instrText xml:space="preserve"> ADDIN ZOTERO_ITEM CSL_CITATION {"citationID":"mUwAnn2u","properties":{"formattedCitation":"(Sung 2004)","plainCitation":"(Sung 2004)","noteIndex":0},"citationItems":[{"id":1007,"uris":["http://zotero.org/users/3944343/items/BF3EU4HI"],"itemData":{"id":1007,"type":"thesis","abstract":"The sparsity of high dimensional data space renders standard nonparametric methods ineffective for multivariate data. A new procedure, Gaussian Mixture Regression (GMR), is developed for multivariate nonlinear regression modeling. GMR has the tight structure of a parametric model, yet still retains the flexibility of a nonparametric method.\nThe key idea of GMR is to construct a sequence of Gaussian mixture models for the joint density of the data, and then derive conditional density and regression functions from each model. Assuming the data are a random sample from the joint pdf fX,Y, we fit a Gaussian kernel density model fˆX,Y and then implement a multivariate extension of the Iterative Pairwise Replacement Algorithm (IPRA) to simplify the initial kernel density. IPRA generates a sequence of Gaussian mixture density models indexed by the number of mixture components K. The corresponding regression function of each density model forms a sequence of regression models which covers a spectrum of regression models of varying flexibility, ranging from approximately the classical linear model (K = 1) to the nonparametric kernel regression estimator (K = n). We use mean squared error and prediction error for selecting K.\nFor binary responses, we extend GMR to fit nonparametric logistic regression models. Applying IPRA for each class density, we obtain two families of mixture density models. The logistic function can then be estimated by the ratio between pairs of members from each family. The result is a family of logistic models indexed by the number of mixtures in each density model. We call this procedure Gaussian Mixture Classification (GMC).\nFor a given GMR or GMC model, forward and backward projection algorithms are implemented to locate the optimal subspaces that minimize information loss. They serve as the model-based dimension reduction techniques for GMR and GMC.\nIn practice, GMR and GMC offer data analysts a systematic way to determine the appropriate level of model flexibility by choosing the number of components for modeling the underlying pdf. GMC can serve as an alternative or a complement to Mixture Discriminant Analysis (MDA). The uses of GMR and GMC are demonstrated in simulated and real data.","event-place":"United States -- Texas","genre":"Ph.D.","language":"English","note":"ISBN: 9780496699018","number-of-pages":"157","publisher":"Rice University","publisher-place":"United States -- Texas","source":"ProQuest","title":"Gaussian mixture regression and classification","URL":"https://www.proquest.com/docview/305155652/abstract/8C63788CCF824897PQ/1","author":[{"family":"Sung","given":"Hsi Guang"}],"accessed":{"date-parts":[["2022",4,12]]},"issued":{"date-parts":[["2004",5,1]]}}}],"schema":"https://github.com/citation-style-language/schema/raw/master/csl-citation.json"} </w:instrText>
      </w:r>
      <w:r w:rsidR="007E487D" w:rsidRPr="005F7DE3">
        <w:fldChar w:fldCharType="separate"/>
      </w:r>
      <w:r w:rsidR="00BA5F99" w:rsidRPr="00BA5F99">
        <w:t>(Sung 2004)</w:t>
      </w:r>
      <w:r w:rsidR="007E487D" w:rsidRPr="005F7DE3">
        <w:fldChar w:fldCharType="end"/>
      </w:r>
      <w:r w:rsidR="007E487D" w:rsidRPr="005F7DE3">
        <w:t xml:space="preserve"> </w:t>
      </w:r>
      <w:r w:rsidRPr="005F7DE3">
        <w:t xml:space="preserve">is a regression approach that models probability distributions rather than functions. </w:t>
      </w:r>
      <w:r w:rsidR="00FA64CF" w:rsidRPr="005F7DE3">
        <w:t>Assume the data follow the join</w:t>
      </w:r>
      <w:r w:rsidR="001D19BD" w:rsidRPr="005F7DE3">
        <w:t>t</w:t>
      </w:r>
      <w:r w:rsidR="00FA64CF" w:rsidRPr="005F7DE3">
        <w:t xml:space="preserve"> density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AF77D1" w:rsidRPr="005F7DE3" w14:paraId="1F51D8F7" w14:textId="77777777" w:rsidTr="009606C1">
        <w:trPr>
          <w:jc w:val="center"/>
        </w:trPr>
        <w:tc>
          <w:tcPr>
            <w:tcW w:w="625" w:type="dxa"/>
            <w:vAlign w:val="center"/>
          </w:tcPr>
          <w:p w14:paraId="21FC0C3B" w14:textId="77777777" w:rsidR="00FA64CF" w:rsidRPr="005F7DE3" w:rsidRDefault="00FA64CF" w:rsidP="00B83C4A"/>
        </w:tc>
        <w:tc>
          <w:tcPr>
            <w:tcW w:w="8100" w:type="dxa"/>
            <w:vAlign w:val="center"/>
          </w:tcPr>
          <w:p w14:paraId="5D6DF1C6" w14:textId="3CF35F71" w:rsidR="00FA64CF" w:rsidRPr="005F7DE3" w:rsidRDefault="008F54D4" w:rsidP="00B83C4A">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X,Y</m:t>
                    </m:r>
                  </m:sub>
                </m:sSub>
                <m:d>
                  <m:dPr>
                    <m:ctrlPr>
                      <w:rPr>
                        <w:rFonts w:ascii="Cambria Math" w:hAnsi="Cambria Math"/>
                        <w:i/>
                      </w:rPr>
                    </m:ctrlPr>
                  </m:dPr>
                  <m:e>
                    <m:r>
                      <w:rPr>
                        <w:rFonts w:ascii="Cambria Math" w:hAnsi="Cambria Math"/>
                      </w:rPr>
                      <m:t>x,y</m:t>
                    </m:r>
                  </m:e>
                </m:d>
                <m:r>
                  <w:rPr>
                    <w:rFonts w:ascii="Cambria Math" w:hAnsi="Cambria Math"/>
                  </w:rPr>
                  <m:t>=</m:t>
                </m:r>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j</m:t>
                        </m:r>
                      </m:sub>
                    </m:sSub>
                  </m:e>
                </m:nary>
                <m:r>
                  <m:rPr>
                    <m:sty m:val="p"/>
                  </m:rPr>
                  <w:rPr>
                    <w:rFonts w:ascii="Cambria Math" w:hAnsi="Cambria Math"/>
                  </w:rPr>
                  <m:t>ϕ</m:t>
                </m:r>
                <m:d>
                  <m:dPr>
                    <m:ctrlPr>
                      <w:rPr>
                        <w:rFonts w:ascii="Cambria Math" w:hAnsi="Cambria Math"/>
                        <w:i/>
                      </w:rPr>
                    </m:ctrlPr>
                  </m:dPr>
                  <m:e>
                    <m:r>
                      <w:rPr>
                        <w:rFonts w:ascii="Cambria Math" w:hAnsi="Cambria Math"/>
                      </w:rPr>
                      <m:t>x,y;</m:t>
                    </m:r>
                    <m:sSub>
                      <m:sSubPr>
                        <m:ctrlPr>
                          <w:rPr>
                            <w:rFonts w:ascii="Cambria Math" w:hAnsi="Cambria Math"/>
                            <w:i/>
                          </w:rPr>
                        </m:ctrlPr>
                      </m:sSubPr>
                      <m:e>
                        <m:r>
                          <m:rPr>
                            <m:sty m:val="p"/>
                          </m:rPr>
                          <w:rPr>
                            <w:rFonts w:ascii="Cambria Math" w:hAnsi="Cambria Math"/>
                          </w:rPr>
                          <m:t>μ</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m:t>
                        </m:r>
                      </m:sub>
                    </m:sSub>
                  </m:e>
                </m:d>
              </m:oMath>
            </m:oMathPara>
          </w:p>
        </w:tc>
        <w:tc>
          <w:tcPr>
            <w:tcW w:w="625" w:type="dxa"/>
            <w:vAlign w:val="center"/>
          </w:tcPr>
          <w:p w14:paraId="5DE11790" w14:textId="7FB3D420" w:rsidR="00FA64CF" w:rsidRPr="005F7DE3" w:rsidRDefault="00FA64CF" w:rsidP="00B83C4A">
            <w:r w:rsidRPr="005F7DE3">
              <w:t>(</w:t>
            </w:r>
            <w:bookmarkStart w:id="319" w:name="gmm"/>
            <w:r w:rsidRPr="005F7DE3">
              <w:fldChar w:fldCharType="begin"/>
            </w:r>
            <w:r w:rsidRPr="005F7DE3">
              <w:instrText xml:space="preserve"> SEQ Eq \* MERGEFORMAT </w:instrText>
            </w:r>
            <w:r w:rsidRPr="005F7DE3">
              <w:fldChar w:fldCharType="separate"/>
            </w:r>
            <w:r w:rsidR="009A60BB">
              <w:rPr>
                <w:noProof/>
              </w:rPr>
              <w:t>5</w:t>
            </w:r>
            <w:r w:rsidRPr="005F7DE3">
              <w:rPr>
                <w:noProof/>
              </w:rPr>
              <w:fldChar w:fldCharType="end"/>
            </w:r>
            <w:bookmarkEnd w:id="319"/>
            <w:r w:rsidRPr="005F7DE3">
              <w:t>)</w:t>
            </w:r>
          </w:p>
        </w:tc>
      </w:tr>
    </w:tbl>
    <w:p w14:paraId="6B7E87E3" w14:textId="52F60178" w:rsidR="00FA64CF" w:rsidRPr="005F7DE3" w:rsidRDefault="00876FE8" w:rsidP="00CB195C">
      <w:pPr>
        <w:rPr>
          <w:lang w:eastAsia="zh-CN"/>
        </w:rPr>
      </w:pPr>
      <w:r>
        <w:rPr>
          <w:lang w:eastAsia="zh-CN"/>
        </w:rPr>
        <w:t>w</w:t>
      </w:r>
      <w:r w:rsidR="00FA64CF" w:rsidRPr="005F7DE3">
        <w:rPr>
          <w:lang w:eastAsia="zh-CN"/>
        </w:rPr>
        <w:t>here</w:t>
      </w:r>
      <w:r>
        <w:rPr>
          <w:lang w:eastAsia="zh-CN"/>
        </w:rPr>
        <w:t xml:space="preserve"> K is the number of Gaussian mixtures, </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j</m:t>
            </m:r>
          </m:sub>
        </m:sSub>
      </m:oMath>
      <w:r>
        <w:t xml:space="preserve"> is the weight coefficient</w:t>
      </w:r>
      <w:r w:rsidR="00FA64CF" w:rsidRPr="005F7DE3">
        <w:rPr>
          <w:lang w:eastAsia="zh-CN"/>
        </w:rPr>
        <w:t xml:space="preserve"> </w:t>
      </w:r>
      <w:r>
        <w:rPr>
          <w:lang w:eastAsia="zh-CN"/>
        </w:rPr>
        <w:t xml:space="preserve">mean </w:t>
      </w:r>
      <m:oMath>
        <m:sSub>
          <m:sSubPr>
            <m:ctrlPr>
              <w:rPr>
                <w:rFonts w:ascii="Cambria Math" w:hAnsi="Cambria Math"/>
                <w:i/>
                <w:lang w:eastAsia="zh-CN"/>
              </w:rPr>
            </m:ctrlPr>
          </m:sSubPr>
          <m:e>
            <m:r>
              <m:rPr>
                <m:sty m:val="p"/>
              </m:rPr>
              <w:rPr>
                <w:rFonts w:ascii="Cambria Math" w:hAnsi="Cambria Math"/>
                <w:lang w:eastAsia="zh-CN"/>
              </w:rPr>
              <m:t>μ</m:t>
            </m:r>
            <m:ctrlPr>
              <w:rPr>
                <w:rFonts w:ascii="Cambria Math" w:hAnsi="Cambria Math"/>
                <w:lang w:eastAsia="zh-CN"/>
              </w:rPr>
            </m:ctrlPr>
          </m:e>
          <m:sub>
            <m:r>
              <w:rPr>
                <w:rFonts w:ascii="Cambria Math" w:hAnsi="Cambria Math"/>
                <w:lang w:eastAsia="zh-CN"/>
              </w:rPr>
              <m:t>j</m:t>
            </m:r>
          </m:sub>
        </m:sSub>
        <m:r>
          <w:rPr>
            <w:rFonts w:ascii="Cambria Math" w:hAnsi="Cambria Math"/>
            <w:lang w:eastAsia="zh-CN"/>
          </w:rPr>
          <m:t>=</m:t>
        </m:r>
        <m:d>
          <m:dPr>
            <m:begChr m:val="["/>
            <m:endChr m:val="]"/>
            <m:ctrlPr>
              <w:rPr>
                <w:rFonts w:ascii="Cambria Math" w:hAnsi="Cambria Math"/>
                <w:i/>
                <w:lang w:eastAsia="zh-CN"/>
              </w:rPr>
            </m:ctrlPr>
          </m:dPr>
          <m:e>
            <m:m>
              <m:mPr>
                <m:mcs>
                  <m:mc>
                    <m:mcPr>
                      <m:count m:val="1"/>
                      <m:mcJc m:val="center"/>
                    </m:mcPr>
                  </m:mc>
                </m:mcs>
                <m:ctrlPr>
                  <w:rPr>
                    <w:rFonts w:ascii="Cambria Math" w:hAnsi="Cambria Math"/>
                    <w:i/>
                    <w:lang w:eastAsia="zh-CN"/>
                  </w:rPr>
                </m:ctrlPr>
              </m:mPr>
              <m:mr>
                <m:e>
                  <m:sSub>
                    <m:sSubPr>
                      <m:ctrlPr>
                        <w:rPr>
                          <w:rFonts w:ascii="Cambria Math" w:hAnsi="Cambria Math"/>
                          <w:i/>
                          <w:lang w:eastAsia="zh-CN"/>
                        </w:rPr>
                      </m:ctrlPr>
                    </m:sSubPr>
                    <m:e>
                      <m:r>
                        <m:rPr>
                          <m:sty m:val="p"/>
                        </m:rPr>
                        <w:rPr>
                          <w:rFonts w:ascii="Cambria Math" w:hAnsi="Cambria Math"/>
                          <w:lang w:eastAsia="zh-CN"/>
                        </w:rPr>
                        <m:t>μ</m:t>
                      </m:r>
                      <m:ctrlPr>
                        <w:rPr>
                          <w:rFonts w:ascii="Cambria Math" w:hAnsi="Cambria Math"/>
                          <w:lang w:eastAsia="zh-CN"/>
                        </w:rPr>
                      </m:ctrlPr>
                    </m:e>
                    <m:sub>
                      <m:r>
                        <w:rPr>
                          <w:rFonts w:ascii="Cambria Math" w:hAnsi="Cambria Math"/>
                          <w:lang w:eastAsia="zh-CN"/>
                        </w:rPr>
                        <m:t>jX</m:t>
                      </m:r>
                    </m:sub>
                  </m:sSub>
                </m:e>
              </m:mr>
              <m:mr>
                <m:e>
                  <m:sSub>
                    <m:sSubPr>
                      <m:ctrlPr>
                        <w:rPr>
                          <w:rFonts w:ascii="Cambria Math" w:hAnsi="Cambria Math"/>
                          <w:i/>
                          <w:lang w:eastAsia="zh-CN"/>
                        </w:rPr>
                      </m:ctrlPr>
                    </m:sSubPr>
                    <m:e>
                      <m:r>
                        <m:rPr>
                          <m:sty m:val="p"/>
                        </m:rPr>
                        <w:rPr>
                          <w:rFonts w:ascii="Cambria Math" w:hAnsi="Cambria Math"/>
                          <w:lang w:eastAsia="zh-CN"/>
                        </w:rPr>
                        <m:t>μ</m:t>
                      </m:r>
                      <m:ctrlPr>
                        <w:rPr>
                          <w:rFonts w:ascii="Cambria Math" w:hAnsi="Cambria Math"/>
                          <w:lang w:eastAsia="zh-CN"/>
                        </w:rPr>
                      </m:ctrlPr>
                    </m:e>
                    <m:sub>
                      <m:r>
                        <w:rPr>
                          <w:rFonts w:ascii="Cambria Math" w:hAnsi="Cambria Math"/>
                          <w:lang w:eastAsia="zh-CN"/>
                        </w:rPr>
                        <m:t>jY</m:t>
                      </m:r>
                    </m:sub>
                  </m:sSub>
                </m:e>
              </m:mr>
            </m:m>
          </m:e>
        </m:d>
      </m:oMath>
      <w:r w:rsidR="00FA64CF" w:rsidRPr="005F7DE3">
        <w:rPr>
          <w:lang w:eastAsia="zh-CN"/>
        </w:rPr>
        <w:t xml:space="preserve">, </w:t>
      </w:r>
      <w:r>
        <w:rPr>
          <w:lang w:eastAsia="zh-CN"/>
        </w:rPr>
        <w:t xml:space="preserve">covariance </w:t>
      </w:r>
      <m:oMath>
        <m:sSub>
          <m:sSubPr>
            <m:ctrlPr>
              <w:rPr>
                <w:rFonts w:ascii="Cambria Math" w:hAnsi="Cambria Math"/>
                <w:i/>
                <w:lang w:eastAsia="zh-CN"/>
              </w:rPr>
            </m:ctrlPr>
          </m:sSubPr>
          <m:e>
            <m:r>
              <m:rPr>
                <m:sty m:val="p"/>
              </m:rPr>
              <w:rPr>
                <w:rFonts w:ascii="Cambria Math" w:hAnsi="Cambria Math"/>
                <w:lang w:eastAsia="zh-CN"/>
              </w:rPr>
              <m:t>Σ</m:t>
            </m:r>
            <m:ctrlPr>
              <w:rPr>
                <w:rFonts w:ascii="Cambria Math" w:hAnsi="Cambria Math"/>
                <w:lang w:eastAsia="zh-CN"/>
              </w:rPr>
            </m:ctrlPr>
          </m:e>
          <m:sub>
            <m:r>
              <w:rPr>
                <w:rFonts w:ascii="Cambria Math" w:hAnsi="Cambria Math"/>
                <w:lang w:eastAsia="zh-CN"/>
              </w:rPr>
              <m:t>j</m:t>
            </m:r>
          </m:sub>
        </m:sSub>
        <m:r>
          <w:rPr>
            <w:rFonts w:ascii="Cambria Math" w:hAnsi="Cambria Math"/>
            <w:lang w:eastAsia="zh-CN"/>
          </w:rPr>
          <m:t>=</m:t>
        </m:r>
        <m:d>
          <m:dPr>
            <m:begChr m:val="["/>
            <m:endChr m:val="]"/>
            <m:ctrlPr>
              <w:rPr>
                <w:rFonts w:ascii="Cambria Math" w:hAnsi="Cambria Math"/>
                <w:lang w:eastAsia="zh-CN"/>
              </w:rPr>
            </m:ctrlPr>
          </m:dPr>
          <m:e>
            <m:m>
              <m:mPr>
                <m:mcs>
                  <m:mc>
                    <m:mcPr>
                      <m:count m:val="2"/>
                      <m:mcJc m:val="center"/>
                    </m:mcPr>
                  </m:mc>
                </m:mcs>
                <m:ctrlPr>
                  <w:rPr>
                    <w:rFonts w:ascii="Cambria Math" w:hAnsi="Cambria Math"/>
                    <w:lang w:eastAsia="zh-CN"/>
                  </w:rPr>
                </m:ctrlPr>
              </m:mPr>
              <m:mr>
                <m:e>
                  <m:sSub>
                    <m:sSubPr>
                      <m:ctrlPr>
                        <w:rPr>
                          <w:rFonts w:ascii="Cambria Math" w:hAnsi="Cambria Math"/>
                          <w:i/>
                          <w:lang w:eastAsia="zh-CN"/>
                        </w:rPr>
                      </m:ctrlPr>
                    </m:sSubPr>
                    <m:e>
                      <m:r>
                        <m:rPr>
                          <m:sty m:val="p"/>
                        </m:rPr>
                        <w:rPr>
                          <w:rFonts w:ascii="Cambria Math" w:hAnsi="Cambria Math"/>
                          <w:lang w:eastAsia="zh-CN"/>
                        </w:rPr>
                        <m:t>Σ</m:t>
                      </m:r>
                      <m:ctrlPr>
                        <w:rPr>
                          <w:rFonts w:ascii="Cambria Math" w:hAnsi="Cambria Math"/>
                          <w:lang w:eastAsia="zh-CN"/>
                        </w:rPr>
                      </m:ctrlPr>
                    </m:e>
                    <m:sub>
                      <m:r>
                        <w:rPr>
                          <w:rFonts w:ascii="Cambria Math" w:hAnsi="Cambria Math"/>
                          <w:lang w:eastAsia="zh-CN"/>
                        </w:rPr>
                        <m:t>jX</m:t>
                      </m:r>
                    </m:sub>
                  </m:sSub>
                  <m:ctrlPr>
                    <w:rPr>
                      <w:rFonts w:ascii="Cambria Math" w:hAnsi="Cambria Math"/>
                      <w:i/>
                      <w:lang w:eastAsia="zh-CN"/>
                    </w:rPr>
                  </m:ctrlPr>
                </m:e>
                <m:e>
                  <m:sSub>
                    <m:sSubPr>
                      <m:ctrlPr>
                        <w:rPr>
                          <w:rFonts w:ascii="Cambria Math" w:hAnsi="Cambria Math"/>
                          <w:i/>
                          <w:lang w:eastAsia="zh-CN"/>
                        </w:rPr>
                      </m:ctrlPr>
                    </m:sSubPr>
                    <m:e>
                      <m:r>
                        <m:rPr>
                          <m:sty m:val="p"/>
                        </m:rPr>
                        <w:rPr>
                          <w:rFonts w:ascii="Cambria Math" w:hAnsi="Cambria Math"/>
                          <w:lang w:eastAsia="zh-CN"/>
                        </w:rPr>
                        <m:t>Σ</m:t>
                      </m:r>
                      <m:ctrlPr>
                        <w:rPr>
                          <w:rFonts w:ascii="Cambria Math" w:hAnsi="Cambria Math"/>
                          <w:lang w:eastAsia="zh-CN"/>
                        </w:rPr>
                      </m:ctrlPr>
                    </m:e>
                    <m:sub>
                      <m:r>
                        <w:rPr>
                          <w:rFonts w:ascii="Cambria Math" w:hAnsi="Cambria Math"/>
                          <w:lang w:eastAsia="zh-CN"/>
                        </w:rPr>
                        <m:t>jY</m:t>
                      </m:r>
                    </m:sub>
                  </m:sSub>
                  <m:ctrlPr>
                    <w:rPr>
                      <w:rFonts w:ascii="Cambria Math" w:hAnsi="Cambria Math"/>
                      <w:i/>
                      <w:lang w:eastAsia="zh-CN"/>
                    </w:rPr>
                  </m:ctrlPr>
                </m:e>
              </m:mr>
              <m:mr>
                <m:e>
                  <m:sSub>
                    <m:sSubPr>
                      <m:ctrlPr>
                        <w:rPr>
                          <w:rFonts w:ascii="Cambria Math" w:hAnsi="Cambria Math"/>
                          <w:i/>
                          <w:lang w:eastAsia="zh-CN"/>
                        </w:rPr>
                      </m:ctrlPr>
                    </m:sSubPr>
                    <m:e>
                      <m:r>
                        <m:rPr>
                          <m:sty m:val="p"/>
                        </m:rPr>
                        <w:rPr>
                          <w:rFonts w:ascii="Cambria Math" w:hAnsi="Cambria Math"/>
                          <w:lang w:eastAsia="zh-CN"/>
                        </w:rPr>
                        <m:t>Σ</m:t>
                      </m:r>
                      <m:ctrlPr>
                        <w:rPr>
                          <w:rFonts w:ascii="Cambria Math" w:hAnsi="Cambria Math"/>
                          <w:lang w:eastAsia="zh-CN"/>
                        </w:rPr>
                      </m:ctrlPr>
                    </m:e>
                    <m:sub>
                      <m:r>
                        <w:rPr>
                          <w:rFonts w:ascii="Cambria Math" w:hAnsi="Cambria Math"/>
                          <w:lang w:eastAsia="zh-CN"/>
                        </w:rPr>
                        <m:t>YX</m:t>
                      </m:r>
                    </m:sub>
                  </m:sSub>
                  <m:ctrlPr>
                    <w:rPr>
                      <w:rFonts w:ascii="Cambria Math" w:hAnsi="Cambria Math"/>
                      <w:i/>
                      <w:lang w:eastAsia="zh-CN"/>
                    </w:rPr>
                  </m:ctrlPr>
                </m:e>
                <m:e>
                  <m:sSub>
                    <m:sSubPr>
                      <m:ctrlPr>
                        <w:rPr>
                          <w:rFonts w:ascii="Cambria Math" w:hAnsi="Cambria Math"/>
                          <w:i/>
                          <w:lang w:eastAsia="zh-CN"/>
                        </w:rPr>
                      </m:ctrlPr>
                    </m:sSubPr>
                    <m:e>
                      <m:r>
                        <m:rPr>
                          <m:sty m:val="p"/>
                        </m:rPr>
                        <w:rPr>
                          <w:rFonts w:ascii="Cambria Math" w:hAnsi="Cambria Math"/>
                          <w:lang w:eastAsia="zh-CN"/>
                        </w:rPr>
                        <m:t>Σ</m:t>
                      </m:r>
                      <m:ctrlPr>
                        <w:rPr>
                          <w:rFonts w:ascii="Cambria Math" w:hAnsi="Cambria Math"/>
                          <w:lang w:eastAsia="zh-CN"/>
                        </w:rPr>
                      </m:ctrlPr>
                    </m:e>
                    <m:sub>
                      <m:r>
                        <w:rPr>
                          <w:rFonts w:ascii="Cambria Math" w:hAnsi="Cambria Math"/>
                          <w:lang w:eastAsia="zh-CN"/>
                        </w:rPr>
                        <m:t>YY</m:t>
                      </m:r>
                    </m:sub>
                  </m:sSub>
                  <m:ctrlPr>
                    <w:rPr>
                      <w:rFonts w:ascii="Cambria Math" w:hAnsi="Cambria Math"/>
                      <w:i/>
                      <w:lang w:eastAsia="zh-CN"/>
                    </w:rPr>
                  </m:ctrlPr>
                </m:e>
              </m:mr>
            </m:m>
            <m:ctrlPr>
              <w:rPr>
                <w:rFonts w:ascii="Cambria Math" w:hAnsi="Cambria Math"/>
                <w:i/>
                <w:lang w:eastAsia="zh-CN"/>
              </w:rPr>
            </m:ctrlPr>
          </m:e>
        </m:d>
      </m:oMath>
      <w:r w:rsidR="00CD451C" w:rsidRPr="005F7DE3">
        <w:rPr>
          <w:lang w:eastAsia="zh-CN"/>
        </w:rPr>
        <w:t xml:space="preserve">. The </w:t>
      </w:r>
      <w:del w:id="320" w:author="Braun, James E" w:date="2022-04-14T13:27:00Z">
        <w:r w:rsidR="00CD451C" w:rsidRPr="005F7DE3" w:rsidDel="006A737F">
          <w:rPr>
            <w:lang w:eastAsia="zh-CN"/>
          </w:rPr>
          <w:delText xml:space="preserve">above </w:delText>
        </w:r>
      </w:del>
      <w:r w:rsidR="00CD451C" w:rsidRPr="005F7DE3">
        <w:rPr>
          <w:lang w:eastAsia="zh-CN"/>
        </w:rPr>
        <w:t xml:space="preserve">Gaussian mixture probability function shown in </w:t>
      </w:r>
      <w:r w:rsidR="0017237F">
        <w:rPr>
          <w:lang w:eastAsia="zh-CN"/>
        </w:rPr>
        <w:t>e</w:t>
      </w:r>
      <w:r w:rsidR="00CD451C" w:rsidRPr="005F7DE3">
        <w:rPr>
          <w:lang w:eastAsia="zh-CN"/>
        </w:rPr>
        <w:t>quation (</w:t>
      </w:r>
      <w:r w:rsidR="0017237F">
        <w:rPr>
          <w:lang w:eastAsia="zh-CN"/>
        </w:rPr>
        <w:fldChar w:fldCharType="begin"/>
      </w:r>
      <w:r w:rsidR="0017237F">
        <w:rPr>
          <w:lang w:eastAsia="zh-CN"/>
        </w:rPr>
        <w:instrText xml:space="preserve"> REF gmm \h </w:instrText>
      </w:r>
      <w:r w:rsidR="0017237F">
        <w:rPr>
          <w:lang w:eastAsia="zh-CN"/>
        </w:rPr>
      </w:r>
      <w:r w:rsidR="0017237F">
        <w:rPr>
          <w:lang w:eastAsia="zh-CN"/>
        </w:rPr>
        <w:fldChar w:fldCharType="separate"/>
      </w:r>
      <w:r w:rsidR="009A60BB">
        <w:rPr>
          <w:noProof/>
        </w:rPr>
        <w:t>5</w:t>
      </w:r>
      <w:r w:rsidR="0017237F">
        <w:rPr>
          <w:lang w:eastAsia="zh-CN"/>
        </w:rPr>
        <w:fldChar w:fldCharType="end"/>
      </w:r>
      <w:r w:rsidR="00CD451C" w:rsidRPr="005F7DE3">
        <w:rPr>
          <w:lang w:eastAsia="zh-CN"/>
        </w:rPr>
        <w:t>) can be portioned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AF77D1" w:rsidRPr="005F7DE3" w14:paraId="34F7A9E5" w14:textId="77777777" w:rsidTr="009606C1">
        <w:trPr>
          <w:jc w:val="center"/>
        </w:trPr>
        <w:tc>
          <w:tcPr>
            <w:tcW w:w="625" w:type="dxa"/>
            <w:vAlign w:val="center"/>
          </w:tcPr>
          <w:p w14:paraId="68D5924E" w14:textId="77777777" w:rsidR="00CD451C" w:rsidRPr="005F7DE3" w:rsidRDefault="00CD451C" w:rsidP="00B83C4A"/>
        </w:tc>
        <w:tc>
          <w:tcPr>
            <w:tcW w:w="8100" w:type="dxa"/>
            <w:vAlign w:val="center"/>
          </w:tcPr>
          <w:p w14:paraId="645AB5F7" w14:textId="5EB7BB88" w:rsidR="00CD451C" w:rsidRPr="005F7DE3" w:rsidRDefault="008F54D4" w:rsidP="00B83C4A">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X,Y</m:t>
                    </m:r>
                  </m:sub>
                </m:sSub>
                <m:d>
                  <m:dPr>
                    <m:ctrlPr>
                      <w:rPr>
                        <w:rFonts w:ascii="Cambria Math" w:hAnsi="Cambria Math"/>
                        <w:i/>
                      </w:rPr>
                    </m:ctrlPr>
                  </m:dPr>
                  <m:e>
                    <m:r>
                      <w:rPr>
                        <w:rFonts w:ascii="Cambria Math" w:hAnsi="Cambria Math"/>
                      </w:rPr>
                      <m:t>x,y</m:t>
                    </m:r>
                  </m:e>
                </m:d>
                <m:r>
                  <w:rPr>
                    <w:rFonts w:ascii="Cambria Math" w:hAnsi="Cambria Math"/>
                  </w:rPr>
                  <m:t>=</m:t>
                </m:r>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j</m:t>
                        </m:r>
                      </m:sub>
                    </m:sSub>
                  </m:e>
                </m:nary>
                <m:r>
                  <m:rPr>
                    <m:sty m:val="p"/>
                  </m:rPr>
                  <w:rPr>
                    <w:rFonts w:ascii="Cambria Math" w:hAnsi="Cambria Math"/>
                  </w:rPr>
                  <m:t>ϕ</m:t>
                </m:r>
                <m:d>
                  <m:dPr>
                    <m:ctrlPr>
                      <w:rPr>
                        <w:rFonts w:ascii="Cambria Math" w:hAnsi="Cambria Math"/>
                        <w:i/>
                      </w:rPr>
                    </m:ctrlPr>
                  </m:dPr>
                  <m:e>
                    <m:r>
                      <w:rPr>
                        <w:rFonts w:ascii="Cambria Math" w:hAnsi="Cambria Math"/>
                      </w:rPr>
                      <m:t>y|x;</m:t>
                    </m:r>
                    <m:sSub>
                      <m:sSubPr>
                        <m:ctrlPr>
                          <w:rPr>
                            <w:rFonts w:ascii="Cambria Math" w:hAnsi="Cambria Math"/>
                            <w:i/>
                          </w:rPr>
                        </m:ctrlPr>
                      </m:sSubPr>
                      <m:e>
                        <m:r>
                          <w:rPr>
                            <w:rFonts w:ascii="Cambria Math" w:hAnsi="Cambria Math"/>
                          </w:rPr>
                          <m:t>m</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j</m:t>
                        </m:r>
                      </m:sub>
                      <m:sup>
                        <m:r>
                          <w:rPr>
                            <w:rFonts w:ascii="Cambria Math" w:hAnsi="Cambria Math"/>
                          </w:rPr>
                          <m:t>2</m:t>
                        </m:r>
                      </m:sup>
                    </m:sSubSup>
                  </m:e>
                </m:d>
                <m:r>
                  <m:rPr>
                    <m:sty m:val="p"/>
                  </m:rPr>
                  <w:rPr>
                    <w:rFonts w:ascii="Cambria Math" w:hAnsi="Cambria Math"/>
                  </w:rPr>
                  <m:t>ϕ</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μ</m:t>
                        </m:r>
                      </m:e>
                      <m:sub>
                        <m:r>
                          <w:rPr>
                            <w:rFonts w:ascii="Cambria Math" w:hAnsi="Cambria Math"/>
                          </w:rPr>
                          <m:t>jX</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jX</m:t>
                        </m:r>
                      </m:sub>
                    </m:sSub>
                  </m:e>
                </m:d>
              </m:oMath>
            </m:oMathPara>
          </w:p>
        </w:tc>
        <w:tc>
          <w:tcPr>
            <w:tcW w:w="625" w:type="dxa"/>
            <w:vAlign w:val="center"/>
          </w:tcPr>
          <w:p w14:paraId="0703B9B3" w14:textId="0D19F83D" w:rsidR="00CD451C" w:rsidRPr="005F7DE3" w:rsidRDefault="00CD451C" w:rsidP="00B83C4A">
            <w:r w:rsidRPr="005F7DE3">
              <w:t>(</w:t>
            </w:r>
            <w:bookmarkStart w:id="321" w:name="gmm_2"/>
            <w:r w:rsidRPr="005F7DE3">
              <w:fldChar w:fldCharType="begin"/>
            </w:r>
            <w:r w:rsidRPr="005F7DE3">
              <w:instrText xml:space="preserve"> SEQ Eq \* MERGEFORMAT </w:instrText>
            </w:r>
            <w:r w:rsidRPr="005F7DE3">
              <w:fldChar w:fldCharType="separate"/>
            </w:r>
            <w:r w:rsidR="009A60BB">
              <w:rPr>
                <w:noProof/>
              </w:rPr>
              <w:t>6</w:t>
            </w:r>
            <w:r w:rsidRPr="005F7DE3">
              <w:rPr>
                <w:noProof/>
              </w:rPr>
              <w:fldChar w:fldCharType="end"/>
            </w:r>
            <w:bookmarkEnd w:id="321"/>
            <w:r w:rsidRPr="005F7DE3">
              <w:t>)</w:t>
            </w:r>
          </w:p>
        </w:tc>
      </w:tr>
    </w:tbl>
    <w:p w14:paraId="59AD4FA7" w14:textId="303CBAD7" w:rsidR="00CD451C" w:rsidRDefault="00C9672E" w:rsidP="00CB195C">
      <w:pPr>
        <w:rPr>
          <w:ins w:id="322" w:author="Lichen Wu" w:date="2022-04-18T18:47:00Z"/>
        </w:rPr>
      </w:pPr>
      <w:ins w:id="323" w:author="Lichen Wu" w:date="2022-04-18T18:47:00Z">
        <w:r>
          <w:t>w</w:t>
        </w:r>
      </w:ins>
      <w:del w:id="324" w:author="Lichen Wu" w:date="2022-04-18T18:47:00Z">
        <w:r w:rsidRPr="005F7DE3" w:rsidDel="00C9672E">
          <w:delText>W</w:delText>
        </w:r>
      </w:del>
      <w:r w:rsidR="002E1CE3" w:rsidRPr="005F7DE3">
        <w:t>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C9672E" w:rsidRPr="00B032F6" w14:paraId="71A5BCE2" w14:textId="77777777" w:rsidTr="00C9672E">
        <w:trPr>
          <w:ins w:id="325" w:author="Lichen Wu" w:date="2022-04-18T18:47:00Z"/>
        </w:trPr>
        <w:tc>
          <w:tcPr>
            <w:tcW w:w="8545" w:type="dxa"/>
            <w:vAlign w:val="center"/>
          </w:tcPr>
          <w:p w14:paraId="76B8BC20" w14:textId="5AE468CB" w:rsidR="00C9672E" w:rsidRPr="00B032F6" w:rsidRDefault="008F54D4" w:rsidP="005D7A26">
            <w:pPr>
              <w:pStyle w:val="Caption"/>
              <w:rPr>
                <w:ins w:id="326" w:author="Lichen Wu" w:date="2022-04-18T18:47:00Z"/>
              </w:rPr>
            </w:pPr>
            <m:oMathPara>
              <m:oMath>
                <m:sSub>
                  <m:sSubPr>
                    <m:ctrlPr>
                      <w:ins w:id="327" w:author="Lichen Wu" w:date="2022-04-18T18:51:00Z">
                        <w:rPr>
                          <w:rFonts w:ascii="Cambria Math" w:hAnsi="Cambria Math"/>
                          <w:i/>
                        </w:rPr>
                      </w:ins>
                    </m:ctrlPr>
                  </m:sSubPr>
                  <m:e>
                    <m:r>
                      <w:ins w:id="328" w:author="Lichen Wu" w:date="2022-04-18T18:51:00Z">
                        <w:rPr>
                          <w:rFonts w:ascii="Cambria Math" w:hAnsi="Cambria Math"/>
                        </w:rPr>
                        <m:t>m</m:t>
                      </w:ins>
                    </m:r>
                  </m:e>
                  <m:sub>
                    <m:r>
                      <w:ins w:id="329" w:author="Lichen Wu" w:date="2022-04-18T18:51:00Z">
                        <w:rPr>
                          <w:rFonts w:ascii="Cambria Math" w:hAnsi="Cambria Math"/>
                        </w:rPr>
                        <m:t>j</m:t>
                      </w:ins>
                    </m:r>
                  </m:sub>
                </m:sSub>
                <m:d>
                  <m:dPr>
                    <m:ctrlPr>
                      <w:ins w:id="330" w:author="Lichen Wu" w:date="2022-04-18T18:51:00Z">
                        <w:rPr>
                          <w:rFonts w:ascii="Cambria Math" w:hAnsi="Cambria Math"/>
                          <w:i/>
                        </w:rPr>
                      </w:ins>
                    </m:ctrlPr>
                  </m:dPr>
                  <m:e>
                    <m:r>
                      <w:ins w:id="331" w:author="Lichen Wu" w:date="2022-04-18T18:51:00Z">
                        <w:rPr>
                          <w:rFonts w:ascii="Cambria Math" w:hAnsi="Cambria Math"/>
                        </w:rPr>
                        <m:t>x</m:t>
                      </w:ins>
                    </m:r>
                  </m:e>
                </m:d>
                <m:r>
                  <w:ins w:id="332" w:author="Lichen Wu" w:date="2022-04-18T18:51:00Z">
                    <w:rPr>
                      <w:rFonts w:ascii="Cambria Math" w:hAnsi="Cambria Math"/>
                    </w:rPr>
                    <m:t>=</m:t>
                  </w:ins>
                </m:r>
                <m:sSub>
                  <m:sSubPr>
                    <m:ctrlPr>
                      <w:ins w:id="333" w:author="Lichen Wu" w:date="2022-04-18T18:51:00Z">
                        <w:rPr>
                          <w:rFonts w:ascii="Cambria Math" w:hAnsi="Cambria Math"/>
                          <w:i/>
                        </w:rPr>
                      </w:ins>
                    </m:ctrlPr>
                  </m:sSubPr>
                  <m:e>
                    <m:r>
                      <w:ins w:id="334" w:author="Lichen Wu" w:date="2022-04-18T18:51:00Z">
                        <m:rPr>
                          <m:sty m:val="p"/>
                        </m:rPr>
                        <w:rPr>
                          <w:rFonts w:ascii="Cambria Math" w:hAnsi="Cambria Math"/>
                        </w:rPr>
                        <m:t>μ</m:t>
                      </w:ins>
                    </m:r>
                  </m:e>
                  <m:sub>
                    <m:r>
                      <w:ins w:id="335" w:author="Lichen Wu" w:date="2022-04-18T18:51:00Z">
                        <w:rPr>
                          <w:rFonts w:ascii="Cambria Math" w:hAnsi="Cambria Math"/>
                        </w:rPr>
                        <m:t>jX</m:t>
                      </w:ins>
                    </m:r>
                  </m:sub>
                </m:sSub>
                <m:r>
                  <w:ins w:id="336" w:author="Lichen Wu" w:date="2022-04-18T18:51:00Z">
                    <w:rPr>
                      <w:rFonts w:ascii="Cambria Math" w:hAnsi="Cambria Math"/>
                    </w:rPr>
                    <m:t>+</m:t>
                  </w:ins>
                </m:r>
                <m:sSub>
                  <m:sSubPr>
                    <m:ctrlPr>
                      <w:ins w:id="337" w:author="Lichen Wu" w:date="2022-04-18T18:51:00Z">
                        <w:rPr>
                          <w:rFonts w:ascii="Cambria Math" w:hAnsi="Cambria Math"/>
                          <w:i/>
                        </w:rPr>
                      </w:ins>
                    </m:ctrlPr>
                  </m:sSubPr>
                  <m:e>
                    <m:r>
                      <w:ins w:id="338" w:author="Lichen Wu" w:date="2022-04-18T18:51:00Z">
                        <m:rPr>
                          <m:sty m:val="p"/>
                        </m:rPr>
                        <w:rPr>
                          <w:rFonts w:ascii="Cambria Math" w:hAnsi="Cambria Math"/>
                        </w:rPr>
                        <m:t>Σ</m:t>
                      </w:ins>
                    </m:r>
                  </m:e>
                  <m:sub>
                    <m:r>
                      <w:ins w:id="339" w:author="Lichen Wu" w:date="2022-04-18T18:51:00Z">
                        <w:rPr>
                          <w:rFonts w:ascii="Cambria Math" w:hAnsi="Cambria Math"/>
                        </w:rPr>
                        <m:t>jYX</m:t>
                      </w:ins>
                    </m:r>
                  </m:sub>
                </m:sSub>
                <m:sSubSup>
                  <m:sSubSupPr>
                    <m:ctrlPr>
                      <w:ins w:id="340" w:author="Lichen Wu" w:date="2022-04-18T18:51:00Z">
                        <w:rPr>
                          <w:rFonts w:ascii="Cambria Math" w:hAnsi="Cambria Math"/>
                          <w:i/>
                        </w:rPr>
                      </w:ins>
                    </m:ctrlPr>
                  </m:sSubSupPr>
                  <m:e>
                    <m:r>
                      <w:ins w:id="341" w:author="Lichen Wu" w:date="2022-04-18T18:51:00Z">
                        <m:rPr>
                          <m:sty m:val="p"/>
                        </m:rPr>
                        <w:rPr>
                          <w:rFonts w:ascii="Cambria Math" w:hAnsi="Cambria Math"/>
                        </w:rPr>
                        <m:t>Σ</m:t>
                      </w:ins>
                    </m:r>
                    <m:ctrlPr>
                      <w:ins w:id="342" w:author="Lichen Wu" w:date="2022-04-18T18:51:00Z">
                        <w:rPr>
                          <w:rFonts w:ascii="Cambria Math" w:hAnsi="Cambria Math"/>
                        </w:rPr>
                      </w:ins>
                    </m:ctrlPr>
                  </m:e>
                  <m:sub>
                    <m:r>
                      <w:ins w:id="343" w:author="Lichen Wu" w:date="2022-04-18T18:51:00Z">
                        <w:rPr>
                          <w:rFonts w:ascii="Cambria Math" w:hAnsi="Cambria Math"/>
                        </w:rPr>
                        <m:t>jX</m:t>
                      </w:ins>
                    </m:r>
                  </m:sub>
                  <m:sup>
                    <m:r>
                      <w:ins w:id="344" w:author="Lichen Wu" w:date="2022-04-18T18:51:00Z">
                        <w:rPr>
                          <w:rFonts w:ascii="Cambria Math" w:hAnsi="Cambria Math"/>
                        </w:rPr>
                        <m:t>-1</m:t>
                      </w:ins>
                    </m:r>
                  </m:sup>
                </m:sSubSup>
                <m:d>
                  <m:dPr>
                    <m:ctrlPr>
                      <w:ins w:id="345" w:author="Lichen Wu" w:date="2022-04-18T18:51:00Z">
                        <w:rPr>
                          <w:rFonts w:ascii="Cambria Math" w:hAnsi="Cambria Math"/>
                          <w:i/>
                        </w:rPr>
                      </w:ins>
                    </m:ctrlPr>
                  </m:dPr>
                  <m:e>
                    <m:r>
                      <w:ins w:id="346" w:author="Lichen Wu" w:date="2022-04-18T18:51:00Z">
                        <w:rPr>
                          <w:rFonts w:ascii="Cambria Math" w:hAnsi="Cambria Math"/>
                        </w:rPr>
                        <m:t>x-</m:t>
                      </w:ins>
                    </m:r>
                    <m:sSub>
                      <m:sSubPr>
                        <m:ctrlPr>
                          <w:ins w:id="347" w:author="Lichen Wu" w:date="2022-04-18T18:51:00Z">
                            <w:rPr>
                              <w:rFonts w:ascii="Cambria Math" w:hAnsi="Cambria Math"/>
                              <w:i/>
                            </w:rPr>
                          </w:ins>
                        </m:ctrlPr>
                      </m:sSubPr>
                      <m:e>
                        <m:r>
                          <w:ins w:id="348" w:author="Lichen Wu" w:date="2022-04-18T18:51:00Z">
                            <m:rPr>
                              <m:sty m:val="p"/>
                            </m:rPr>
                            <w:rPr>
                              <w:rFonts w:ascii="Cambria Math" w:hAnsi="Cambria Math"/>
                            </w:rPr>
                            <m:t>μ</m:t>
                          </w:ins>
                        </m:r>
                      </m:e>
                      <m:sub>
                        <m:r>
                          <w:ins w:id="349" w:author="Lichen Wu" w:date="2022-04-18T18:51:00Z">
                            <w:rPr>
                              <w:rFonts w:ascii="Cambria Math" w:hAnsi="Cambria Math"/>
                            </w:rPr>
                            <m:t>jX</m:t>
                          </w:ins>
                        </m:r>
                      </m:sub>
                    </m:sSub>
                  </m:e>
                </m:d>
              </m:oMath>
            </m:oMathPara>
          </w:p>
        </w:tc>
        <w:tc>
          <w:tcPr>
            <w:tcW w:w="805" w:type="dxa"/>
            <w:vAlign w:val="center"/>
          </w:tcPr>
          <w:p w14:paraId="28161163" w14:textId="27C08196" w:rsidR="00C9672E" w:rsidRPr="00B032F6" w:rsidRDefault="00C9672E" w:rsidP="005D7A26">
            <w:pPr>
              <w:pStyle w:val="Caption"/>
              <w:rPr>
                <w:ins w:id="350" w:author="Lichen Wu" w:date="2022-04-18T18:47:00Z"/>
              </w:rPr>
            </w:pPr>
            <w:ins w:id="351" w:author="Lichen Wu" w:date="2022-04-18T18:47:00Z">
              <w:r>
                <w:t>(</w:t>
              </w:r>
            </w:ins>
            <w:ins w:id="352" w:author="Lichen Wu" w:date="2022-04-18T18:49:00Z">
              <w:r>
                <w:fldChar w:fldCharType="begin"/>
              </w:r>
              <w:r>
                <w:instrText xml:space="preserve"> EQ </w:instrText>
              </w:r>
              <w:r>
                <w:fldChar w:fldCharType="end"/>
              </w:r>
            </w:ins>
            <w:ins w:id="353" w:author="Lichen Wu" w:date="2022-04-18T18:50:00Z">
              <w:r>
                <w:fldChar w:fldCharType="begin"/>
              </w:r>
              <w:r>
                <w:instrText xml:space="preserve"> SEQ eq \* MERGEFORMAT </w:instrText>
              </w:r>
            </w:ins>
            <w:r>
              <w:fldChar w:fldCharType="separate"/>
            </w:r>
            <w:ins w:id="354" w:author="Lichen Wu" w:date="2022-04-18T18:52:00Z">
              <w:r w:rsidR="009A60BB">
                <w:rPr>
                  <w:noProof/>
                </w:rPr>
                <w:t>7</w:t>
              </w:r>
            </w:ins>
            <w:ins w:id="355" w:author="Lichen Wu" w:date="2022-04-18T18:50:00Z">
              <w:r>
                <w:fldChar w:fldCharType="end"/>
              </w:r>
            </w:ins>
            <w:ins w:id="356" w:author="Lichen Wu" w:date="2022-04-18T18:48:00Z">
              <w:r>
                <w:t>)</w:t>
              </w:r>
            </w:ins>
          </w:p>
        </w:tc>
      </w:tr>
      <w:tr w:rsidR="00C9672E" w:rsidRPr="0061462F" w14:paraId="3A04181F" w14:textId="77777777" w:rsidTr="00C9672E">
        <w:trPr>
          <w:ins w:id="357" w:author="Lichen Wu" w:date="2022-04-18T18:51:00Z"/>
        </w:trPr>
        <w:tc>
          <w:tcPr>
            <w:tcW w:w="8545" w:type="dxa"/>
            <w:vAlign w:val="center"/>
          </w:tcPr>
          <w:p w14:paraId="4D91BA5E" w14:textId="3DD6AFB0" w:rsidR="00C9672E" w:rsidRPr="00C9672E" w:rsidRDefault="008F54D4" w:rsidP="005D7A26">
            <w:pPr>
              <w:pStyle w:val="Caption"/>
              <w:rPr>
                <w:ins w:id="358" w:author="Lichen Wu" w:date="2022-04-18T18:51:00Z"/>
              </w:rPr>
            </w:pPr>
            <m:oMathPara>
              <m:oMath>
                <m:sSubSup>
                  <m:sSubSupPr>
                    <m:ctrlPr>
                      <w:ins w:id="359" w:author="Lichen Wu" w:date="2022-04-18T18:51:00Z">
                        <w:rPr>
                          <w:rFonts w:ascii="Cambria Math" w:hAnsi="Cambria Math"/>
                          <w:i/>
                        </w:rPr>
                      </w:ins>
                    </m:ctrlPr>
                  </m:sSubSupPr>
                  <m:e>
                    <m:r>
                      <w:ins w:id="360" w:author="Lichen Wu" w:date="2022-04-18T18:51:00Z">
                        <m:rPr>
                          <m:sty m:val="p"/>
                        </m:rPr>
                        <w:rPr>
                          <w:rFonts w:ascii="Cambria Math" w:hAnsi="Cambria Math"/>
                        </w:rPr>
                        <m:t>σ</m:t>
                      </w:ins>
                    </m:r>
                    <m:ctrlPr>
                      <w:ins w:id="361" w:author="Lichen Wu" w:date="2022-04-18T18:51:00Z">
                        <w:rPr>
                          <w:rFonts w:ascii="Cambria Math" w:hAnsi="Cambria Math"/>
                        </w:rPr>
                      </w:ins>
                    </m:ctrlPr>
                  </m:e>
                  <m:sub>
                    <m:r>
                      <w:ins w:id="362" w:author="Lichen Wu" w:date="2022-04-18T18:51:00Z">
                        <w:rPr>
                          <w:rFonts w:ascii="Cambria Math" w:hAnsi="Cambria Math"/>
                        </w:rPr>
                        <m:t>j</m:t>
                      </w:ins>
                    </m:r>
                  </m:sub>
                  <m:sup>
                    <m:r>
                      <w:ins w:id="363" w:author="Lichen Wu" w:date="2022-04-18T18:51:00Z">
                        <w:rPr>
                          <w:rFonts w:ascii="Cambria Math" w:hAnsi="Cambria Math"/>
                        </w:rPr>
                        <m:t>2</m:t>
                      </w:ins>
                    </m:r>
                  </m:sup>
                </m:sSubSup>
                <m:r>
                  <w:ins w:id="364" w:author="Lichen Wu" w:date="2022-04-18T18:51:00Z">
                    <w:rPr>
                      <w:rFonts w:ascii="Cambria Math" w:hAnsi="Cambria Math"/>
                    </w:rPr>
                    <m:t>=</m:t>
                  </w:ins>
                </m:r>
                <m:sSub>
                  <m:sSubPr>
                    <m:ctrlPr>
                      <w:ins w:id="365" w:author="Lichen Wu" w:date="2022-04-18T18:51:00Z">
                        <w:rPr>
                          <w:rFonts w:ascii="Cambria Math" w:hAnsi="Cambria Math"/>
                          <w:i/>
                        </w:rPr>
                      </w:ins>
                    </m:ctrlPr>
                  </m:sSubPr>
                  <m:e>
                    <m:r>
                      <w:ins w:id="366" w:author="Lichen Wu" w:date="2022-04-18T18:51:00Z">
                        <m:rPr>
                          <m:sty m:val="p"/>
                        </m:rPr>
                        <w:rPr>
                          <w:rFonts w:ascii="Cambria Math" w:hAnsi="Cambria Math"/>
                        </w:rPr>
                        <m:t>Σ</m:t>
                      </w:ins>
                    </m:r>
                  </m:e>
                  <m:sub>
                    <m:r>
                      <w:ins w:id="367" w:author="Lichen Wu" w:date="2022-04-18T18:51:00Z">
                        <w:rPr>
                          <w:rFonts w:ascii="Cambria Math" w:hAnsi="Cambria Math"/>
                        </w:rPr>
                        <m:t>jYY</m:t>
                      </w:ins>
                    </m:r>
                  </m:sub>
                </m:sSub>
                <m:r>
                  <w:ins w:id="368" w:author="Lichen Wu" w:date="2022-04-18T18:51:00Z">
                    <w:rPr>
                      <w:rFonts w:ascii="Cambria Math" w:hAnsi="Cambria Math"/>
                    </w:rPr>
                    <m:t>-</m:t>
                  </w:ins>
                </m:r>
                <m:sSub>
                  <m:sSubPr>
                    <m:ctrlPr>
                      <w:ins w:id="369" w:author="Lichen Wu" w:date="2022-04-18T18:51:00Z">
                        <w:rPr>
                          <w:rFonts w:ascii="Cambria Math" w:hAnsi="Cambria Math"/>
                          <w:i/>
                        </w:rPr>
                      </w:ins>
                    </m:ctrlPr>
                  </m:sSubPr>
                  <m:e>
                    <m:r>
                      <w:ins w:id="370" w:author="Lichen Wu" w:date="2022-04-18T18:51:00Z">
                        <m:rPr>
                          <m:sty m:val="p"/>
                        </m:rPr>
                        <w:rPr>
                          <w:rFonts w:ascii="Cambria Math" w:hAnsi="Cambria Math"/>
                        </w:rPr>
                        <m:t>Σ</m:t>
                      </w:ins>
                    </m:r>
                  </m:e>
                  <m:sub>
                    <m:r>
                      <w:ins w:id="371" w:author="Lichen Wu" w:date="2022-04-18T18:51:00Z">
                        <w:rPr>
                          <w:rFonts w:ascii="Cambria Math" w:hAnsi="Cambria Math"/>
                        </w:rPr>
                        <m:t>jYX</m:t>
                      </w:ins>
                    </m:r>
                  </m:sub>
                </m:sSub>
                <m:sSubSup>
                  <m:sSubSupPr>
                    <m:ctrlPr>
                      <w:ins w:id="372" w:author="Lichen Wu" w:date="2022-04-18T18:51:00Z">
                        <w:rPr>
                          <w:rFonts w:ascii="Cambria Math" w:hAnsi="Cambria Math"/>
                          <w:i/>
                        </w:rPr>
                      </w:ins>
                    </m:ctrlPr>
                  </m:sSubSupPr>
                  <m:e>
                    <m:r>
                      <w:ins w:id="373" w:author="Lichen Wu" w:date="2022-04-18T18:51:00Z">
                        <m:rPr>
                          <m:sty m:val="p"/>
                        </m:rPr>
                        <w:rPr>
                          <w:rFonts w:ascii="Cambria Math" w:hAnsi="Cambria Math"/>
                        </w:rPr>
                        <m:t>Σ</m:t>
                      </w:ins>
                    </m:r>
                    <m:ctrlPr>
                      <w:ins w:id="374" w:author="Lichen Wu" w:date="2022-04-18T18:51:00Z">
                        <w:rPr>
                          <w:rFonts w:ascii="Cambria Math" w:hAnsi="Cambria Math"/>
                        </w:rPr>
                      </w:ins>
                    </m:ctrlPr>
                  </m:e>
                  <m:sub>
                    <m:r>
                      <w:ins w:id="375" w:author="Lichen Wu" w:date="2022-04-18T18:51:00Z">
                        <w:rPr>
                          <w:rFonts w:ascii="Cambria Math" w:hAnsi="Cambria Math"/>
                        </w:rPr>
                        <m:t>jx</m:t>
                      </w:ins>
                    </m:r>
                  </m:sub>
                  <m:sup>
                    <m:r>
                      <w:ins w:id="376" w:author="Lichen Wu" w:date="2022-04-18T18:51:00Z">
                        <w:rPr>
                          <w:rFonts w:ascii="Cambria Math" w:hAnsi="Cambria Math"/>
                        </w:rPr>
                        <m:t>-1</m:t>
                      </w:ins>
                    </m:r>
                  </m:sup>
                </m:sSubSup>
                <m:sSub>
                  <m:sSubPr>
                    <m:ctrlPr>
                      <w:ins w:id="377" w:author="Lichen Wu" w:date="2022-04-18T18:51:00Z">
                        <w:rPr>
                          <w:rFonts w:ascii="Cambria Math" w:hAnsi="Cambria Math"/>
                          <w:i/>
                        </w:rPr>
                      </w:ins>
                    </m:ctrlPr>
                  </m:sSubPr>
                  <m:e>
                    <m:r>
                      <w:ins w:id="378" w:author="Lichen Wu" w:date="2022-04-18T18:51:00Z">
                        <m:rPr>
                          <m:sty m:val="p"/>
                        </m:rPr>
                        <w:rPr>
                          <w:rFonts w:ascii="Cambria Math" w:hAnsi="Cambria Math"/>
                        </w:rPr>
                        <m:t>Σ</m:t>
                      </w:ins>
                    </m:r>
                    <m:ctrlPr>
                      <w:ins w:id="379" w:author="Lichen Wu" w:date="2022-04-18T18:51:00Z">
                        <w:rPr>
                          <w:rFonts w:ascii="Cambria Math" w:hAnsi="Cambria Math"/>
                        </w:rPr>
                      </w:ins>
                    </m:ctrlPr>
                  </m:e>
                  <m:sub>
                    <m:r>
                      <w:ins w:id="380" w:author="Lichen Wu" w:date="2022-04-18T18:51:00Z">
                        <w:rPr>
                          <w:rFonts w:ascii="Cambria Math" w:hAnsi="Cambria Math"/>
                        </w:rPr>
                        <m:t>jXY</m:t>
                      </w:ins>
                    </m:r>
                  </m:sub>
                </m:sSub>
              </m:oMath>
            </m:oMathPara>
          </w:p>
        </w:tc>
        <w:tc>
          <w:tcPr>
            <w:tcW w:w="805" w:type="dxa"/>
            <w:vAlign w:val="center"/>
          </w:tcPr>
          <w:p w14:paraId="6AA794CB" w14:textId="49310268" w:rsidR="00C9672E" w:rsidRPr="00C9672E" w:rsidRDefault="00C9672E" w:rsidP="005D7A26">
            <w:pPr>
              <w:pStyle w:val="Caption"/>
              <w:rPr>
                <w:ins w:id="381" w:author="Lichen Wu" w:date="2022-04-18T18:51:00Z"/>
              </w:rPr>
            </w:pPr>
            <w:ins w:id="382" w:author="Lichen Wu" w:date="2022-04-18T18:51:00Z">
              <w:r w:rsidRPr="00C9672E">
                <w:t>(</w:t>
              </w:r>
              <w:r w:rsidRPr="0061462F">
                <w:fldChar w:fldCharType="begin"/>
              </w:r>
              <w:r w:rsidRPr="0061462F">
                <w:instrText xml:space="preserve"> EQ </w:instrText>
              </w:r>
              <w:r w:rsidRPr="0061462F">
                <w:rPr>
                  <w:rPrChange w:id="383" w:author="Lichen Wu" w:date="2022-04-18T18:51:00Z">
                    <w:rPr/>
                  </w:rPrChange>
                </w:rPr>
                <w:fldChar w:fldCharType="end"/>
              </w:r>
              <w:r w:rsidRPr="0061462F">
                <w:rPr>
                  <w:rPrChange w:id="384" w:author="Lichen Wu" w:date="2022-04-18T18:51:00Z">
                    <w:rPr/>
                  </w:rPrChange>
                </w:rPr>
                <w:fldChar w:fldCharType="begin"/>
              </w:r>
              <w:r w:rsidRPr="0061462F">
                <w:instrText xml:space="preserve"> SEQ eq \* MERGEFORMAT </w:instrText>
              </w:r>
              <w:r w:rsidRPr="0061462F">
                <w:rPr>
                  <w:rPrChange w:id="385" w:author="Lichen Wu" w:date="2022-04-18T18:51:00Z">
                    <w:rPr/>
                  </w:rPrChange>
                </w:rPr>
                <w:fldChar w:fldCharType="separate"/>
              </w:r>
            </w:ins>
            <w:r w:rsidR="009A60BB">
              <w:rPr>
                <w:noProof/>
              </w:rPr>
              <w:t>8</w:t>
            </w:r>
            <w:ins w:id="386" w:author="Lichen Wu" w:date="2022-04-18T18:51:00Z">
              <w:r w:rsidRPr="0061462F">
                <w:rPr>
                  <w:rPrChange w:id="387" w:author="Lichen Wu" w:date="2022-04-18T18:51:00Z">
                    <w:rPr/>
                  </w:rPrChange>
                </w:rPr>
                <w:fldChar w:fldCharType="end"/>
              </w:r>
              <w:r w:rsidRPr="00C9672E">
                <w:t>)</w:t>
              </w:r>
            </w:ins>
          </w:p>
        </w:tc>
      </w:tr>
    </w:tbl>
    <w:p w14:paraId="463788CC" w14:textId="77777777" w:rsidR="00C9672E" w:rsidRPr="005F7DE3" w:rsidRDefault="00C9672E" w:rsidP="00CB195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8007"/>
        <w:gridCol w:w="623"/>
        <w:gridCol w:w="111"/>
      </w:tblGrid>
      <w:tr w:rsidR="00AF77D1" w:rsidRPr="005F7DE3" w:rsidDel="00C9672E" w14:paraId="055F2BE5" w14:textId="47FF4F5F" w:rsidTr="009606C1">
        <w:trPr>
          <w:gridAfter w:val="1"/>
          <w:wAfter w:w="113" w:type="dxa"/>
          <w:jc w:val="center"/>
          <w:del w:id="388" w:author="Lichen Wu" w:date="2022-04-18T18:51:00Z"/>
        </w:trPr>
        <w:tc>
          <w:tcPr>
            <w:tcW w:w="625" w:type="dxa"/>
            <w:vAlign w:val="center"/>
          </w:tcPr>
          <w:p w14:paraId="3A9688A5" w14:textId="701ECBBA" w:rsidR="002E1CE3" w:rsidRPr="005F7DE3" w:rsidDel="00C9672E" w:rsidRDefault="002E1CE3" w:rsidP="00B83C4A">
            <w:pPr>
              <w:rPr>
                <w:del w:id="389" w:author="Lichen Wu" w:date="2022-04-18T18:51:00Z"/>
              </w:rPr>
            </w:pPr>
          </w:p>
        </w:tc>
        <w:tc>
          <w:tcPr>
            <w:tcW w:w="8100" w:type="dxa"/>
            <w:vAlign w:val="center"/>
          </w:tcPr>
          <w:p w14:paraId="3C04FB1B" w14:textId="687A81C6" w:rsidR="002E1CE3" w:rsidRPr="005F7DE3" w:rsidDel="00C9672E" w:rsidRDefault="008F54D4" w:rsidP="00DE36EC">
            <w:pPr>
              <w:spacing w:line="360" w:lineRule="auto"/>
              <w:jc w:val="center"/>
              <w:rPr>
                <w:del w:id="390" w:author="Lichen Wu" w:date="2022-04-18T18:51:00Z"/>
              </w:rPr>
            </w:pPr>
            <m:oMathPara>
              <m:oMath>
                <m:sSub>
                  <m:sSubPr>
                    <m:ctrlPr>
                      <w:del w:id="391" w:author="Lichen Wu" w:date="2022-04-18T18:48:00Z">
                        <w:rPr>
                          <w:rFonts w:ascii="Cambria Math" w:hAnsi="Cambria Math"/>
                          <w:i/>
                        </w:rPr>
                      </w:del>
                    </m:ctrlPr>
                  </m:sSubPr>
                  <m:e>
                    <m:r>
                      <w:del w:id="392" w:author="Lichen Wu" w:date="2022-04-18T18:48:00Z">
                        <w:rPr>
                          <w:rFonts w:ascii="Cambria Math" w:hAnsi="Cambria Math"/>
                        </w:rPr>
                        <m:t>m</m:t>
                      </w:del>
                    </m:r>
                  </m:e>
                  <m:sub>
                    <m:r>
                      <w:del w:id="393" w:author="Lichen Wu" w:date="2022-04-18T18:48:00Z">
                        <w:rPr>
                          <w:rFonts w:ascii="Cambria Math" w:hAnsi="Cambria Math"/>
                        </w:rPr>
                        <m:t>j</m:t>
                      </w:del>
                    </m:r>
                  </m:sub>
                </m:sSub>
                <m:d>
                  <m:dPr>
                    <m:ctrlPr>
                      <w:del w:id="394" w:author="Lichen Wu" w:date="2022-04-18T18:48:00Z">
                        <w:rPr>
                          <w:rFonts w:ascii="Cambria Math" w:hAnsi="Cambria Math"/>
                          <w:i/>
                        </w:rPr>
                      </w:del>
                    </m:ctrlPr>
                  </m:dPr>
                  <m:e>
                    <m:r>
                      <w:del w:id="395" w:author="Lichen Wu" w:date="2022-04-18T18:48:00Z">
                        <w:rPr>
                          <w:rFonts w:ascii="Cambria Math" w:hAnsi="Cambria Math"/>
                        </w:rPr>
                        <m:t>x</m:t>
                      </w:del>
                    </m:r>
                  </m:e>
                </m:d>
                <m:r>
                  <w:del w:id="396" w:author="Lichen Wu" w:date="2022-04-18T18:48:00Z">
                    <w:rPr>
                      <w:rFonts w:ascii="Cambria Math" w:hAnsi="Cambria Math"/>
                    </w:rPr>
                    <m:t>=</m:t>
                  </w:del>
                </m:r>
                <m:sSub>
                  <m:sSubPr>
                    <m:ctrlPr>
                      <w:del w:id="397" w:author="Lichen Wu" w:date="2022-04-18T18:48:00Z">
                        <w:rPr>
                          <w:rFonts w:ascii="Cambria Math" w:hAnsi="Cambria Math"/>
                          <w:i/>
                        </w:rPr>
                      </w:del>
                    </m:ctrlPr>
                  </m:sSubPr>
                  <m:e>
                    <m:r>
                      <w:del w:id="398" w:author="Lichen Wu" w:date="2022-04-18T18:48:00Z">
                        <m:rPr>
                          <m:sty m:val="p"/>
                        </m:rPr>
                        <w:rPr>
                          <w:rFonts w:ascii="Cambria Math" w:hAnsi="Cambria Math"/>
                        </w:rPr>
                        <m:t>μ</m:t>
                      </w:del>
                    </m:r>
                  </m:e>
                  <m:sub>
                    <m:r>
                      <w:del w:id="399" w:author="Lichen Wu" w:date="2022-04-18T18:48:00Z">
                        <w:rPr>
                          <w:rFonts w:ascii="Cambria Math" w:hAnsi="Cambria Math"/>
                        </w:rPr>
                        <m:t>jX</m:t>
                      </w:del>
                    </m:r>
                  </m:sub>
                </m:sSub>
                <m:r>
                  <w:del w:id="400" w:author="Lichen Wu" w:date="2022-04-18T18:48:00Z">
                    <w:rPr>
                      <w:rFonts w:ascii="Cambria Math" w:hAnsi="Cambria Math"/>
                    </w:rPr>
                    <m:t>+</m:t>
                  </w:del>
                </m:r>
                <m:sSub>
                  <m:sSubPr>
                    <m:ctrlPr>
                      <w:del w:id="401" w:author="Lichen Wu" w:date="2022-04-18T18:48:00Z">
                        <w:rPr>
                          <w:rFonts w:ascii="Cambria Math" w:hAnsi="Cambria Math"/>
                          <w:i/>
                        </w:rPr>
                      </w:del>
                    </m:ctrlPr>
                  </m:sSubPr>
                  <m:e>
                    <m:r>
                      <w:del w:id="402" w:author="Lichen Wu" w:date="2022-04-18T18:48:00Z">
                        <m:rPr>
                          <m:sty m:val="p"/>
                        </m:rPr>
                        <w:rPr>
                          <w:rFonts w:ascii="Cambria Math" w:hAnsi="Cambria Math"/>
                        </w:rPr>
                        <m:t>Σ</m:t>
                      </w:del>
                    </m:r>
                  </m:e>
                  <m:sub>
                    <m:r>
                      <w:del w:id="403" w:author="Lichen Wu" w:date="2022-04-18T18:48:00Z">
                        <w:rPr>
                          <w:rFonts w:ascii="Cambria Math" w:hAnsi="Cambria Math"/>
                        </w:rPr>
                        <m:t>jYX</m:t>
                      </w:del>
                    </m:r>
                  </m:sub>
                </m:sSub>
                <m:sSubSup>
                  <m:sSubSupPr>
                    <m:ctrlPr>
                      <w:del w:id="404" w:author="Lichen Wu" w:date="2022-04-18T18:48:00Z">
                        <w:rPr>
                          <w:rFonts w:ascii="Cambria Math" w:hAnsi="Cambria Math"/>
                          <w:i/>
                        </w:rPr>
                      </w:del>
                    </m:ctrlPr>
                  </m:sSubSupPr>
                  <m:e>
                    <m:r>
                      <w:del w:id="405" w:author="Lichen Wu" w:date="2022-04-18T18:48:00Z">
                        <m:rPr>
                          <m:sty m:val="p"/>
                        </m:rPr>
                        <w:rPr>
                          <w:rFonts w:ascii="Cambria Math" w:hAnsi="Cambria Math"/>
                        </w:rPr>
                        <m:t>Σ</m:t>
                      </w:del>
                    </m:r>
                    <m:ctrlPr>
                      <w:del w:id="406" w:author="Lichen Wu" w:date="2022-04-18T18:48:00Z">
                        <w:rPr>
                          <w:rFonts w:ascii="Cambria Math" w:hAnsi="Cambria Math"/>
                        </w:rPr>
                      </w:del>
                    </m:ctrlPr>
                  </m:e>
                  <m:sub>
                    <m:r>
                      <w:del w:id="407" w:author="Lichen Wu" w:date="2022-04-18T18:48:00Z">
                        <w:rPr>
                          <w:rFonts w:ascii="Cambria Math" w:hAnsi="Cambria Math"/>
                        </w:rPr>
                        <m:t>jX</m:t>
                      </w:del>
                    </m:r>
                  </m:sub>
                  <m:sup>
                    <m:r>
                      <w:del w:id="408" w:author="Lichen Wu" w:date="2022-04-18T18:48:00Z">
                        <w:rPr>
                          <w:rFonts w:ascii="Cambria Math" w:hAnsi="Cambria Math"/>
                        </w:rPr>
                        <m:t>-1</m:t>
                      </w:del>
                    </m:r>
                  </m:sup>
                </m:sSubSup>
                <m:d>
                  <m:dPr>
                    <m:ctrlPr>
                      <w:del w:id="409" w:author="Lichen Wu" w:date="2022-04-18T18:48:00Z">
                        <w:rPr>
                          <w:rFonts w:ascii="Cambria Math" w:hAnsi="Cambria Math"/>
                          <w:i/>
                        </w:rPr>
                      </w:del>
                    </m:ctrlPr>
                  </m:dPr>
                  <m:e>
                    <m:r>
                      <w:del w:id="410" w:author="Lichen Wu" w:date="2022-04-18T18:48:00Z">
                        <w:rPr>
                          <w:rFonts w:ascii="Cambria Math" w:hAnsi="Cambria Math"/>
                        </w:rPr>
                        <m:t>x-</m:t>
                      </w:del>
                    </m:r>
                    <m:sSub>
                      <m:sSubPr>
                        <m:ctrlPr>
                          <w:del w:id="411" w:author="Lichen Wu" w:date="2022-04-18T18:48:00Z">
                            <w:rPr>
                              <w:rFonts w:ascii="Cambria Math" w:hAnsi="Cambria Math"/>
                              <w:i/>
                            </w:rPr>
                          </w:del>
                        </m:ctrlPr>
                      </m:sSubPr>
                      <m:e>
                        <m:r>
                          <w:del w:id="412" w:author="Lichen Wu" w:date="2022-04-18T18:48:00Z">
                            <m:rPr>
                              <m:sty m:val="p"/>
                            </m:rPr>
                            <w:rPr>
                              <w:rFonts w:ascii="Cambria Math" w:hAnsi="Cambria Math"/>
                            </w:rPr>
                            <m:t>μ</m:t>
                          </w:del>
                        </m:r>
                      </m:e>
                      <m:sub>
                        <m:r>
                          <w:del w:id="413" w:author="Lichen Wu" w:date="2022-04-18T18:48:00Z">
                            <w:rPr>
                              <w:rFonts w:ascii="Cambria Math" w:hAnsi="Cambria Math"/>
                            </w:rPr>
                            <m:t>jX</m:t>
                          </w:del>
                        </m:r>
                      </m:sub>
                    </m:sSub>
                  </m:e>
                </m:d>
              </m:oMath>
            </m:oMathPara>
          </w:p>
        </w:tc>
        <w:tc>
          <w:tcPr>
            <w:tcW w:w="625" w:type="dxa"/>
            <w:vAlign w:val="center"/>
          </w:tcPr>
          <w:p w14:paraId="26221A7E" w14:textId="71864B2F" w:rsidR="002E1CE3" w:rsidRPr="005F7DE3" w:rsidDel="00C9672E" w:rsidRDefault="002E1CE3" w:rsidP="00DE36EC">
            <w:pPr>
              <w:spacing w:line="360" w:lineRule="auto"/>
              <w:rPr>
                <w:del w:id="414" w:author="Lichen Wu" w:date="2022-04-18T18:51:00Z"/>
              </w:rPr>
            </w:pPr>
            <w:del w:id="415" w:author="Lichen Wu" w:date="2022-04-18T18:51:00Z">
              <w:r w:rsidRPr="005F7DE3" w:rsidDel="00C9672E">
                <w:delText>(</w:delText>
              </w:r>
              <w:r w:rsidR="00D93A5A" w:rsidDel="00C9672E">
                <w:fldChar w:fldCharType="begin"/>
              </w:r>
              <w:r w:rsidR="00D93A5A" w:rsidDel="00C9672E">
                <w:delInstrText xml:space="preserve"> SEQ Eq \* MERGEFORMAT </w:delInstrText>
              </w:r>
              <w:r w:rsidR="00D93A5A" w:rsidDel="00C9672E">
                <w:fldChar w:fldCharType="separate"/>
              </w:r>
              <w:r w:rsidR="00C9672E" w:rsidDel="00C9672E">
                <w:rPr>
                  <w:noProof/>
                </w:rPr>
                <w:delText>7</w:delText>
              </w:r>
              <w:r w:rsidR="00D93A5A" w:rsidDel="00C9672E">
                <w:rPr>
                  <w:noProof/>
                </w:rPr>
                <w:fldChar w:fldCharType="end"/>
              </w:r>
              <w:r w:rsidRPr="005F7DE3" w:rsidDel="00C9672E">
                <w:delText>)</w:delText>
              </w:r>
            </w:del>
          </w:p>
        </w:tc>
      </w:tr>
      <w:tr w:rsidR="00AF77D1" w:rsidRPr="005F7DE3" w:rsidDel="00C9672E" w14:paraId="4D995518" w14:textId="60016E01" w:rsidTr="009606C1">
        <w:trPr>
          <w:jc w:val="center"/>
          <w:del w:id="416" w:author="Lichen Wu" w:date="2022-04-18T18:51:00Z"/>
        </w:trPr>
        <w:tc>
          <w:tcPr>
            <w:tcW w:w="625" w:type="dxa"/>
            <w:vAlign w:val="center"/>
          </w:tcPr>
          <w:p w14:paraId="241AAAE3" w14:textId="2894CEBF" w:rsidR="002E1CE3" w:rsidRPr="005F7DE3" w:rsidDel="00C9672E" w:rsidRDefault="002E1CE3" w:rsidP="00B83C4A">
            <w:pPr>
              <w:rPr>
                <w:del w:id="417" w:author="Lichen Wu" w:date="2022-04-18T18:51:00Z"/>
              </w:rPr>
            </w:pPr>
          </w:p>
        </w:tc>
        <w:tc>
          <w:tcPr>
            <w:tcW w:w="8100" w:type="dxa"/>
            <w:vAlign w:val="center"/>
          </w:tcPr>
          <w:p w14:paraId="2E1A960A" w14:textId="6FCC4A0E" w:rsidR="002E1CE3" w:rsidRPr="005F7DE3" w:rsidDel="00C9672E" w:rsidRDefault="008F54D4" w:rsidP="00DE36EC">
            <w:pPr>
              <w:spacing w:line="360" w:lineRule="auto"/>
              <w:jc w:val="center"/>
              <w:rPr>
                <w:del w:id="418" w:author="Lichen Wu" w:date="2022-04-18T18:51:00Z"/>
              </w:rPr>
            </w:pPr>
            <m:oMathPara>
              <m:oMath>
                <m:sSubSup>
                  <m:sSubSupPr>
                    <m:ctrlPr>
                      <w:del w:id="419" w:author="Lichen Wu" w:date="2022-04-18T18:51:00Z">
                        <w:rPr>
                          <w:rFonts w:ascii="Cambria Math" w:hAnsi="Cambria Math"/>
                          <w:i/>
                        </w:rPr>
                      </w:del>
                    </m:ctrlPr>
                  </m:sSubSupPr>
                  <m:e>
                    <m:r>
                      <w:del w:id="420" w:author="Lichen Wu" w:date="2022-04-18T18:51:00Z">
                        <m:rPr>
                          <m:sty m:val="p"/>
                        </m:rPr>
                        <w:rPr>
                          <w:rFonts w:ascii="Cambria Math" w:hAnsi="Cambria Math"/>
                        </w:rPr>
                        <m:t>σ</m:t>
                      </w:del>
                    </m:r>
                    <m:ctrlPr>
                      <w:del w:id="421" w:author="Lichen Wu" w:date="2022-04-18T18:51:00Z">
                        <w:rPr>
                          <w:rFonts w:ascii="Cambria Math" w:hAnsi="Cambria Math"/>
                        </w:rPr>
                      </w:del>
                    </m:ctrlPr>
                  </m:e>
                  <m:sub>
                    <m:r>
                      <w:del w:id="422" w:author="Lichen Wu" w:date="2022-04-18T18:51:00Z">
                        <w:rPr>
                          <w:rFonts w:ascii="Cambria Math" w:hAnsi="Cambria Math"/>
                        </w:rPr>
                        <m:t>j</m:t>
                      </w:del>
                    </m:r>
                  </m:sub>
                  <m:sup>
                    <m:r>
                      <w:del w:id="423" w:author="Lichen Wu" w:date="2022-04-18T18:51:00Z">
                        <w:rPr>
                          <w:rFonts w:ascii="Cambria Math" w:hAnsi="Cambria Math"/>
                        </w:rPr>
                        <m:t>2</m:t>
                      </w:del>
                    </m:r>
                  </m:sup>
                </m:sSubSup>
                <m:r>
                  <w:del w:id="424" w:author="Lichen Wu" w:date="2022-04-18T18:51:00Z">
                    <w:rPr>
                      <w:rFonts w:ascii="Cambria Math" w:hAnsi="Cambria Math"/>
                    </w:rPr>
                    <m:t>=</m:t>
                  </w:del>
                </m:r>
                <m:sSub>
                  <m:sSubPr>
                    <m:ctrlPr>
                      <w:del w:id="425" w:author="Lichen Wu" w:date="2022-04-18T18:51:00Z">
                        <w:rPr>
                          <w:rFonts w:ascii="Cambria Math" w:hAnsi="Cambria Math"/>
                          <w:i/>
                        </w:rPr>
                      </w:del>
                    </m:ctrlPr>
                  </m:sSubPr>
                  <m:e>
                    <m:r>
                      <w:del w:id="426" w:author="Lichen Wu" w:date="2022-04-18T18:51:00Z">
                        <m:rPr>
                          <m:sty m:val="p"/>
                        </m:rPr>
                        <w:rPr>
                          <w:rFonts w:ascii="Cambria Math" w:hAnsi="Cambria Math"/>
                        </w:rPr>
                        <m:t>Σ</m:t>
                      </w:del>
                    </m:r>
                  </m:e>
                  <m:sub>
                    <m:r>
                      <w:del w:id="427" w:author="Lichen Wu" w:date="2022-04-18T18:51:00Z">
                        <w:rPr>
                          <w:rFonts w:ascii="Cambria Math" w:hAnsi="Cambria Math"/>
                        </w:rPr>
                        <m:t>jYY</m:t>
                      </w:del>
                    </m:r>
                  </m:sub>
                </m:sSub>
                <m:r>
                  <w:del w:id="428" w:author="Lichen Wu" w:date="2022-04-18T18:51:00Z">
                    <w:rPr>
                      <w:rFonts w:ascii="Cambria Math" w:hAnsi="Cambria Math"/>
                    </w:rPr>
                    <m:t>-</m:t>
                  </w:del>
                </m:r>
                <m:sSub>
                  <m:sSubPr>
                    <m:ctrlPr>
                      <w:del w:id="429" w:author="Lichen Wu" w:date="2022-04-18T18:51:00Z">
                        <w:rPr>
                          <w:rFonts w:ascii="Cambria Math" w:hAnsi="Cambria Math"/>
                          <w:i/>
                        </w:rPr>
                      </w:del>
                    </m:ctrlPr>
                  </m:sSubPr>
                  <m:e>
                    <m:r>
                      <w:del w:id="430" w:author="Lichen Wu" w:date="2022-04-18T18:51:00Z">
                        <m:rPr>
                          <m:sty m:val="p"/>
                        </m:rPr>
                        <w:rPr>
                          <w:rFonts w:ascii="Cambria Math" w:hAnsi="Cambria Math"/>
                        </w:rPr>
                        <m:t>Σ</m:t>
                      </w:del>
                    </m:r>
                  </m:e>
                  <m:sub>
                    <m:r>
                      <w:del w:id="431" w:author="Lichen Wu" w:date="2022-04-18T18:51:00Z">
                        <w:rPr>
                          <w:rFonts w:ascii="Cambria Math" w:hAnsi="Cambria Math"/>
                        </w:rPr>
                        <m:t>jYX</m:t>
                      </w:del>
                    </m:r>
                  </m:sub>
                </m:sSub>
                <m:sSubSup>
                  <m:sSubSupPr>
                    <m:ctrlPr>
                      <w:del w:id="432" w:author="Lichen Wu" w:date="2022-04-18T18:51:00Z">
                        <w:rPr>
                          <w:rFonts w:ascii="Cambria Math" w:hAnsi="Cambria Math"/>
                          <w:i/>
                        </w:rPr>
                      </w:del>
                    </m:ctrlPr>
                  </m:sSubSupPr>
                  <m:e>
                    <m:r>
                      <w:del w:id="433" w:author="Lichen Wu" w:date="2022-04-18T18:51:00Z">
                        <m:rPr>
                          <m:sty m:val="p"/>
                        </m:rPr>
                        <w:rPr>
                          <w:rFonts w:ascii="Cambria Math" w:hAnsi="Cambria Math"/>
                        </w:rPr>
                        <m:t>Σ</m:t>
                      </w:del>
                    </m:r>
                    <m:ctrlPr>
                      <w:del w:id="434" w:author="Lichen Wu" w:date="2022-04-18T18:51:00Z">
                        <w:rPr>
                          <w:rFonts w:ascii="Cambria Math" w:hAnsi="Cambria Math"/>
                        </w:rPr>
                      </w:del>
                    </m:ctrlPr>
                  </m:e>
                  <m:sub>
                    <m:r>
                      <w:del w:id="435" w:author="Lichen Wu" w:date="2022-04-18T18:51:00Z">
                        <w:rPr>
                          <w:rFonts w:ascii="Cambria Math" w:hAnsi="Cambria Math"/>
                        </w:rPr>
                        <m:t>jx</m:t>
                      </w:del>
                    </m:r>
                  </m:sub>
                  <m:sup>
                    <m:r>
                      <w:del w:id="436" w:author="Lichen Wu" w:date="2022-04-18T18:51:00Z">
                        <w:rPr>
                          <w:rFonts w:ascii="Cambria Math" w:hAnsi="Cambria Math"/>
                        </w:rPr>
                        <m:t>-1</m:t>
                      </w:del>
                    </m:r>
                  </m:sup>
                </m:sSubSup>
                <m:sSub>
                  <m:sSubPr>
                    <m:ctrlPr>
                      <w:del w:id="437" w:author="Lichen Wu" w:date="2022-04-18T18:51:00Z">
                        <w:rPr>
                          <w:rFonts w:ascii="Cambria Math" w:hAnsi="Cambria Math"/>
                          <w:i/>
                        </w:rPr>
                      </w:del>
                    </m:ctrlPr>
                  </m:sSubPr>
                  <m:e>
                    <m:r>
                      <w:del w:id="438" w:author="Lichen Wu" w:date="2022-04-18T18:51:00Z">
                        <m:rPr>
                          <m:sty m:val="p"/>
                        </m:rPr>
                        <w:rPr>
                          <w:rFonts w:ascii="Cambria Math" w:hAnsi="Cambria Math"/>
                        </w:rPr>
                        <m:t>Σ</m:t>
                      </w:del>
                    </m:r>
                    <m:ctrlPr>
                      <w:del w:id="439" w:author="Lichen Wu" w:date="2022-04-18T18:51:00Z">
                        <w:rPr>
                          <w:rFonts w:ascii="Cambria Math" w:hAnsi="Cambria Math"/>
                        </w:rPr>
                      </w:del>
                    </m:ctrlPr>
                  </m:e>
                  <m:sub>
                    <m:r>
                      <w:del w:id="440" w:author="Lichen Wu" w:date="2022-04-18T18:51:00Z">
                        <w:rPr>
                          <w:rFonts w:ascii="Cambria Math" w:hAnsi="Cambria Math"/>
                        </w:rPr>
                        <m:t>jXY</m:t>
                      </w:del>
                    </m:r>
                  </m:sub>
                </m:sSub>
              </m:oMath>
            </m:oMathPara>
          </w:p>
        </w:tc>
        <w:tc>
          <w:tcPr>
            <w:tcW w:w="625" w:type="dxa"/>
            <w:gridSpan w:val="2"/>
            <w:vAlign w:val="center"/>
          </w:tcPr>
          <w:p w14:paraId="4CFAD3BA" w14:textId="1B9937E1" w:rsidR="002E1CE3" w:rsidRPr="005F7DE3" w:rsidDel="00C9672E" w:rsidRDefault="002E1CE3" w:rsidP="00DE36EC">
            <w:pPr>
              <w:spacing w:line="360" w:lineRule="auto"/>
              <w:rPr>
                <w:del w:id="441" w:author="Lichen Wu" w:date="2022-04-18T18:51:00Z"/>
              </w:rPr>
            </w:pPr>
            <w:del w:id="442" w:author="Lichen Wu" w:date="2022-04-18T18:51:00Z">
              <w:r w:rsidRPr="005F7DE3" w:rsidDel="00C9672E">
                <w:delText>(</w:delText>
              </w:r>
              <w:r w:rsidR="00D93A5A" w:rsidDel="00C9672E">
                <w:fldChar w:fldCharType="begin"/>
              </w:r>
              <w:r w:rsidR="00D93A5A" w:rsidDel="00C9672E">
                <w:delInstrText xml:space="preserve"> SEQ Eq \* MERGEFORMAT </w:delInstrText>
              </w:r>
              <w:r w:rsidR="00D93A5A" w:rsidDel="00C9672E">
                <w:fldChar w:fldCharType="separate"/>
              </w:r>
              <w:r w:rsidR="00C9672E" w:rsidDel="00C9672E">
                <w:rPr>
                  <w:noProof/>
                </w:rPr>
                <w:delText>8</w:delText>
              </w:r>
              <w:r w:rsidR="00D93A5A" w:rsidDel="00C9672E">
                <w:rPr>
                  <w:noProof/>
                </w:rPr>
                <w:fldChar w:fldCharType="end"/>
              </w:r>
              <w:r w:rsidRPr="005F7DE3" w:rsidDel="00C9672E">
                <w:delText>)</w:delText>
              </w:r>
            </w:del>
          </w:p>
        </w:tc>
      </w:tr>
    </w:tbl>
    <w:p w14:paraId="5B42F805" w14:textId="30888B41" w:rsidR="002E1CE3" w:rsidRDefault="00C23D87" w:rsidP="00CB195C">
      <w:pPr>
        <w:rPr>
          <w:ins w:id="443" w:author="Lichen Wu" w:date="2022-04-18T18:52:00Z"/>
        </w:rPr>
      </w:pPr>
      <w:r w:rsidRPr="005F7DE3">
        <w:t xml:space="preserve">From </w:t>
      </w:r>
      <w:r w:rsidR="0017237F">
        <w:t>e</w:t>
      </w:r>
      <w:r w:rsidRPr="005F7DE3">
        <w:t>quation (</w:t>
      </w:r>
      <w:r w:rsidR="0017237F">
        <w:fldChar w:fldCharType="begin"/>
      </w:r>
      <w:r w:rsidR="0017237F">
        <w:instrText xml:space="preserve"> REF gmm_2 \h </w:instrText>
      </w:r>
      <w:r w:rsidR="0017237F">
        <w:fldChar w:fldCharType="separate"/>
      </w:r>
      <w:r w:rsidR="009A60BB">
        <w:rPr>
          <w:noProof/>
        </w:rPr>
        <w:t>6</w:t>
      </w:r>
      <w:r w:rsidR="0017237F">
        <w:fldChar w:fldCharType="end"/>
      </w:r>
      <w:r w:rsidRPr="005F7DE3">
        <w:t xml:space="preserve">), the marginal density of X 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C9672E" w:rsidRPr="0061462F" w14:paraId="3D84FA06" w14:textId="77777777" w:rsidTr="00C9672E">
        <w:trPr>
          <w:ins w:id="444" w:author="Lichen Wu" w:date="2022-04-18T18:52:00Z"/>
        </w:trPr>
        <w:tc>
          <w:tcPr>
            <w:tcW w:w="8545" w:type="dxa"/>
            <w:vAlign w:val="center"/>
          </w:tcPr>
          <w:p w14:paraId="7B25AAE1" w14:textId="1D9BECAE" w:rsidR="00C9672E" w:rsidRPr="0061462F" w:rsidRDefault="008F54D4" w:rsidP="005D7A26">
            <w:pPr>
              <w:pStyle w:val="Caption"/>
              <w:rPr>
                <w:ins w:id="445" w:author="Lichen Wu" w:date="2022-04-18T18:52:00Z"/>
              </w:rPr>
            </w:pPr>
            <m:oMathPara>
              <m:oMath>
                <m:sSub>
                  <m:sSubPr>
                    <m:ctrlPr>
                      <w:ins w:id="446" w:author="Lichen Wu" w:date="2022-04-18T18:52:00Z">
                        <w:rPr>
                          <w:rFonts w:ascii="Cambria Math" w:hAnsi="Cambria Math"/>
                          <w:i/>
                        </w:rPr>
                      </w:ins>
                    </m:ctrlPr>
                  </m:sSubPr>
                  <m:e>
                    <m:r>
                      <w:ins w:id="447" w:author="Lichen Wu" w:date="2022-04-18T18:52:00Z">
                        <w:rPr>
                          <w:rFonts w:ascii="Cambria Math" w:hAnsi="Cambria Math"/>
                        </w:rPr>
                        <m:t>f</m:t>
                      </w:ins>
                    </m:r>
                  </m:e>
                  <m:sub>
                    <m:r>
                      <w:ins w:id="448" w:author="Lichen Wu" w:date="2022-04-18T18:52:00Z">
                        <w:rPr>
                          <w:rFonts w:ascii="Cambria Math" w:hAnsi="Cambria Math"/>
                        </w:rPr>
                        <m:t>X</m:t>
                      </w:ins>
                    </m:r>
                  </m:sub>
                </m:sSub>
                <m:d>
                  <m:dPr>
                    <m:ctrlPr>
                      <w:ins w:id="449" w:author="Lichen Wu" w:date="2022-04-18T18:52:00Z">
                        <w:rPr>
                          <w:rFonts w:ascii="Cambria Math" w:hAnsi="Cambria Math"/>
                          <w:i/>
                        </w:rPr>
                      </w:ins>
                    </m:ctrlPr>
                  </m:dPr>
                  <m:e>
                    <m:r>
                      <w:ins w:id="450" w:author="Lichen Wu" w:date="2022-04-18T18:52:00Z">
                        <w:rPr>
                          <w:rFonts w:ascii="Cambria Math" w:hAnsi="Cambria Math"/>
                        </w:rPr>
                        <m:t>x</m:t>
                      </w:ins>
                    </m:r>
                  </m:e>
                </m:d>
                <m:r>
                  <w:ins w:id="451" w:author="Lichen Wu" w:date="2022-04-18T18:52:00Z">
                    <w:rPr>
                      <w:rFonts w:ascii="Cambria Math" w:hAnsi="Cambria Math"/>
                    </w:rPr>
                    <m:t>=</m:t>
                  </w:ins>
                </m:r>
                <m:nary>
                  <m:naryPr>
                    <m:chr m:val="∑"/>
                    <m:ctrlPr>
                      <w:ins w:id="452" w:author="Lichen Wu" w:date="2022-04-18T18:52:00Z">
                        <w:rPr>
                          <w:rFonts w:ascii="Cambria Math" w:hAnsi="Cambria Math"/>
                        </w:rPr>
                      </w:ins>
                    </m:ctrlPr>
                  </m:naryPr>
                  <m:sub>
                    <m:r>
                      <w:ins w:id="453" w:author="Lichen Wu" w:date="2022-04-18T18:52:00Z">
                        <w:rPr>
                          <w:rFonts w:ascii="Cambria Math" w:hAnsi="Cambria Math"/>
                        </w:rPr>
                        <m:t>j=1</m:t>
                      </w:ins>
                    </m:r>
                    <m:ctrlPr>
                      <w:ins w:id="454" w:author="Lichen Wu" w:date="2022-04-18T18:52:00Z">
                        <w:rPr>
                          <w:rFonts w:ascii="Cambria Math" w:hAnsi="Cambria Math"/>
                          <w:i/>
                        </w:rPr>
                      </w:ins>
                    </m:ctrlPr>
                  </m:sub>
                  <m:sup>
                    <m:r>
                      <w:ins w:id="455" w:author="Lichen Wu" w:date="2022-04-18T18:52:00Z">
                        <w:rPr>
                          <w:rFonts w:ascii="Cambria Math" w:hAnsi="Cambria Math"/>
                        </w:rPr>
                        <m:t>K</m:t>
                      </w:ins>
                    </m:r>
                    <m:ctrlPr>
                      <w:ins w:id="456" w:author="Lichen Wu" w:date="2022-04-18T18:52:00Z">
                        <w:rPr>
                          <w:rFonts w:ascii="Cambria Math" w:hAnsi="Cambria Math"/>
                          <w:i/>
                        </w:rPr>
                      </w:ins>
                    </m:ctrlPr>
                  </m:sup>
                  <m:e>
                    <m:sSub>
                      <m:sSubPr>
                        <m:ctrlPr>
                          <w:ins w:id="457" w:author="Lichen Wu" w:date="2022-04-18T18:52:00Z">
                            <w:rPr>
                              <w:rFonts w:ascii="Cambria Math" w:hAnsi="Cambria Math"/>
                              <w:i/>
                            </w:rPr>
                          </w:ins>
                        </m:ctrlPr>
                      </m:sSubPr>
                      <m:e>
                        <m:r>
                          <w:ins w:id="458" w:author="Lichen Wu" w:date="2022-04-18T18:52:00Z">
                            <m:rPr>
                              <m:sty m:val="p"/>
                            </m:rPr>
                            <w:rPr>
                              <w:rFonts w:ascii="Cambria Math" w:hAnsi="Cambria Math"/>
                            </w:rPr>
                            <m:t>π</m:t>
                          </w:ins>
                        </m:r>
                        <m:ctrlPr>
                          <w:ins w:id="459" w:author="Lichen Wu" w:date="2022-04-18T18:52:00Z">
                            <w:rPr>
                              <w:rFonts w:ascii="Cambria Math" w:hAnsi="Cambria Math"/>
                            </w:rPr>
                          </w:ins>
                        </m:ctrlPr>
                      </m:e>
                      <m:sub>
                        <m:r>
                          <w:ins w:id="460" w:author="Lichen Wu" w:date="2022-04-18T18:52:00Z">
                            <w:rPr>
                              <w:rFonts w:ascii="Cambria Math" w:hAnsi="Cambria Math"/>
                            </w:rPr>
                            <m:t>j</m:t>
                          </w:ins>
                        </m:r>
                      </m:sub>
                    </m:sSub>
                  </m:e>
                </m:nary>
                <m:r>
                  <w:ins w:id="461" w:author="Lichen Wu" w:date="2022-04-18T18:52:00Z">
                    <m:rPr>
                      <m:sty m:val="p"/>
                    </m:rPr>
                    <w:rPr>
                      <w:rFonts w:ascii="Cambria Math" w:hAnsi="Cambria Math"/>
                    </w:rPr>
                    <m:t>ϕ</m:t>
                  </w:ins>
                </m:r>
                <m:d>
                  <m:dPr>
                    <m:ctrlPr>
                      <w:ins w:id="462" w:author="Lichen Wu" w:date="2022-04-18T18:52:00Z">
                        <w:rPr>
                          <w:rFonts w:ascii="Cambria Math" w:hAnsi="Cambria Math"/>
                          <w:i/>
                        </w:rPr>
                      </w:ins>
                    </m:ctrlPr>
                  </m:dPr>
                  <m:e>
                    <m:r>
                      <w:ins w:id="463" w:author="Lichen Wu" w:date="2022-04-18T18:52:00Z">
                        <w:rPr>
                          <w:rFonts w:ascii="Cambria Math" w:hAnsi="Cambria Math"/>
                        </w:rPr>
                        <m:t>x;</m:t>
                      </w:ins>
                    </m:r>
                    <m:sSub>
                      <m:sSubPr>
                        <m:ctrlPr>
                          <w:ins w:id="464" w:author="Lichen Wu" w:date="2022-04-18T18:52:00Z">
                            <w:rPr>
                              <w:rFonts w:ascii="Cambria Math" w:hAnsi="Cambria Math"/>
                              <w:i/>
                            </w:rPr>
                          </w:ins>
                        </m:ctrlPr>
                      </m:sSubPr>
                      <m:e>
                        <m:r>
                          <w:ins w:id="465" w:author="Lichen Wu" w:date="2022-04-18T18:52:00Z">
                            <m:rPr>
                              <m:sty m:val="p"/>
                            </m:rPr>
                            <w:rPr>
                              <w:rFonts w:ascii="Cambria Math" w:hAnsi="Cambria Math"/>
                            </w:rPr>
                            <m:t>μ</m:t>
                          </w:ins>
                        </m:r>
                      </m:e>
                      <m:sub>
                        <m:r>
                          <w:ins w:id="466" w:author="Lichen Wu" w:date="2022-04-18T18:52:00Z">
                            <w:rPr>
                              <w:rFonts w:ascii="Cambria Math" w:hAnsi="Cambria Math"/>
                            </w:rPr>
                            <m:t>jX</m:t>
                          </w:ins>
                        </m:r>
                      </m:sub>
                    </m:sSub>
                    <m:r>
                      <w:ins w:id="467" w:author="Lichen Wu" w:date="2022-04-18T18:52:00Z">
                        <w:rPr>
                          <w:rFonts w:ascii="Cambria Math" w:hAnsi="Cambria Math"/>
                        </w:rPr>
                        <m:t>,</m:t>
                      </w:ins>
                    </m:r>
                    <m:sSub>
                      <m:sSubPr>
                        <m:ctrlPr>
                          <w:ins w:id="468" w:author="Lichen Wu" w:date="2022-04-18T18:52:00Z">
                            <w:rPr>
                              <w:rFonts w:ascii="Cambria Math" w:hAnsi="Cambria Math"/>
                              <w:i/>
                            </w:rPr>
                          </w:ins>
                        </m:ctrlPr>
                      </m:sSubPr>
                      <m:e>
                        <m:r>
                          <w:ins w:id="469" w:author="Lichen Wu" w:date="2022-04-18T18:52:00Z">
                            <m:rPr>
                              <m:sty m:val="p"/>
                            </m:rPr>
                            <w:rPr>
                              <w:rFonts w:ascii="Cambria Math" w:hAnsi="Cambria Math"/>
                            </w:rPr>
                            <m:t>Σ</m:t>
                          </w:ins>
                        </m:r>
                      </m:e>
                      <m:sub>
                        <m:r>
                          <w:ins w:id="470" w:author="Lichen Wu" w:date="2022-04-18T18:52:00Z">
                            <w:rPr>
                              <w:rFonts w:ascii="Cambria Math" w:hAnsi="Cambria Math"/>
                            </w:rPr>
                            <m:t>jX</m:t>
                          </w:ins>
                        </m:r>
                      </m:sub>
                    </m:sSub>
                  </m:e>
                </m:d>
              </m:oMath>
            </m:oMathPara>
          </w:p>
        </w:tc>
        <w:tc>
          <w:tcPr>
            <w:tcW w:w="805" w:type="dxa"/>
            <w:vAlign w:val="center"/>
          </w:tcPr>
          <w:p w14:paraId="6F196D5A" w14:textId="66F3C6F7" w:rsidR="00C9672E" w:rsidRPr="0061462F" w:rsidRDefault="00C9672E" w:rsidP="005D7A26">
            <w:pPr>
              <w:pStyle w:val="Caption"/>
              <w:rPr>
                <w:ins w:id="471" w:author="Lichen Wu" w:date="2022-04-18T18:52:00Z"/>
              </w:rPr>
            </w:pPr>
            <w:ins w:id="472" w:author="Lichen Wu" w:date="2022-04-18T18:52:00Z">
              <w:r w:rsidRPr="0061462F">
                <w:t>(</w:t>
              </w:r>
              <w:r w:rsidRPr="003514BF">
                <w:fldChar w:fldCharType="begin"/>
              </w:r>
              <w:r w:rsidRPr="0061462F">
                <w:instrText xml:space="preserve"> EQ </w:instrText>
              </w:r>
              <w:r w:rsidRPr="0061462F">
                <w:rPr>
                  <w:rPrChange w:id="473" w:author="Lichen Wu" w:date="2022-04-18T18:51:00Z">
                    <w:rPr/>
                  </w:rPrChange>
                </w:rPr>
                <w:fldChar w:fldCharType="end"/>
              </w:r>
              <w:r w:rsidRPr="0061462F">
                <w:rPr>
                  <w:rPrChange w:id="474" w:author="Lichen Wu" w:date="2022-04-18T18:51:00Z">
                    <w:rPr/>
                  </w:rPrChange>
                </w:rPr>
                <w:fldChar w:fldCharType="begin"/>
              </w:r>
              <w:r w:rsidRPr="0061462F">
                <w:instrText xml:space="preserve"> SEQ eq \* MERGEFORMAT </w:instrText>
              </w:r>
              <w:r w:rsidRPr="0061462F">
                <w:rPr>
                  <w:rPrChange w:id="475" w:author="Lichen Wu" w:date="2022-04-18T18:51:00Z">
                    <w:rPr/>
                  </w:rPrChange>
                </w:rPr>
                <w:fldChar w:fldCharType="separate"/>
              </w:r>
            </w:ins>
            <w:r w:rsidR="009A60BB">
              <w:rPr>
                <w:noProof/>
              </w:rPr>
              <w:t>9</w:t>
            </w:r>
            <w:ins w:id="476" w:author="Lichen Wu" w:date="2022-04-18T18:52:00Z">
              <w:r w:rsidRPr="0061462F">
                <w:rPr>
                  <w:rPrChange w:id="477" w:author="Lichen Wu" w:date="2022-04-18T18:51:00Z">
                    <w:rPr/>
                  </w:rPrChange>
                </w:rPr>
                <w:fldChar w:fldCharType="end"/>
              </w:r>
              <w:r w:rsidRPr="0061462F">
                <w:t>)</w:t>
              </w:r>
            </w:ins>
          </w:p>
        </w:tc>
      </w:tr>
    </w:tbl>
    <w:p w14:paraId="4826D7F1" w14:textId="77777777" w:rsidR="00C9672E" w:rsidRPr="005F7DE3" w:rsidRDefault="00C9672E" w:rsidP="00CB195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AF77D1" w:rsidRPr="005F7DE3" w:rsidDel="00C9672E" w14:paraId="49406D88" w14:textId="73006D27" w:rsidTr="009606C1">
        <w:trPr>
          <w:jc w:val="center"/>
          <w:del w:id="478" w:author="Lichen Wu" w:date="2022-04-18T18:52:00Z"/>
        </w:trPr>
        <w:tc>
          <w:tcPr>
            <w:tcW w:w="625" w:type="dxa"/>
            <w:vAlign w:val="center"/>
          </w:tcPr>
          <w:p w14:paraId="4DDD2F00" w14:textId="01D3A24F" w:rsidR="00C23D87" w:rsidRPr="005F7DE3" w:rsidDel="00C9672E" w:rsidRDefault="00C23D87" w:rsidP="00B83C4A">
            <w:pPr>
              <w:rPr>
                <w:del w:id="479" w:author="Lichen Wu" w:date="2022-04-18T18:52:00Z"/>
              </w:rPr>
            </w:pPr>
          </w:p>
        </w:tc>
        <w:tc>
          <w:tcPr>
            <w:tcW w:w="8100" w:type="dxa"/>
            <w:vAlign w:val="center"/>
          </w:tcPr>
          <w:p w14:paraId="3960F47C" w14:textId="2F067509" w:rsidR="00C23D87" w:rsidRPr="005F7DE3" w:rsidDel="00C9672E" w:rsidRDefault="008F54D4" w:rsidP="00B83C4A">
            <w:pPr>
              <w:jc w:val="center"/>
              <w:rPr>
                <w:del w:id="480" w:author="Lichen Wu" w:date="2022-04-18T18:52:00Z"/>
              </w:rPr>
            </w:pPr>
            <m:oMathPara>
              <m:oMath>
                <m:sSub>
                  <m:sSubPr>
                    <m:ctrlPr>
                      <w:del w:id="481" w:author="Lichen Wu" w:date="2022-04-18T18:52:00Z">
                        <w:rPr>
                          <w:rFonts w:ascii="Cambria Math" w:hAnsi="Cambria Math"/>
                          <w:i/>
                        </w:rPr>
                      </w:del>
                    </m:ctrlPr>
                  </m:sSubPr>
                  <m:e>
                    <m:r>
                      <w:del w:id="482" w:author="Lichen Wu" w:date="2022-04-18T18:52:00Z">
                        <w:rPr>
                          <w:rFonts w:ascii="Cambria Math" w:hAnsi="Cambria Math"/>
                        </w:rPr>
                        <m:t>f</m:t>
                      </w:del>
                    </m:r>
                  </m:e>
                  <m:sub>
                    <m:r>
                      <w:del w:id="483" w:author="Lichen Wu" w:date="2022-04-18T18:52:00Z">
                        <w:rPr>
                          <w:rFonts w:ascii="Cambria Math" w:hAnsi="Cambria Math"/>
                        </w:rPr>
                        <m:t>X</m:t>
                      </w:del>
                    </m:r>
                  </m:sub>
                </m:sSub>
                <m:d>
                  <m:dPr>
                    <m:ctrlPr>
                      <w:del w:id="484" w:author="Lichen Wu" w:date="2022-04-18T18:52:00Z">
                        <w:rPr>
                          <w:rFonts w:ascii="Cambria Math" w:hAnsi="Cambria Math"/>
                          <w:i/>
                        </w:rPr>
                      </w:del>
                    </m:ctrlPr>
                  </m:dPr>
                  <m:e>
                    <m:r>
                      <w:del w:id="485" w:author="Lichen Wu" w:date="2022-04-18T18:52:00Z">
                        <w:rPr>
                          <w:rFonts w:ascii="Cambria Math" w:hAnsi="Cambria Math"/>
                        </w:rPr>
                        <m:t>x</m:t>
                      </w:del>
                    </m:r>
                  </m:e>
                </m:d>
                <m:r>
                  <w:del w:id="486" w:author="Lichen Wu" w:date="2022-04-18T18:52:00Z">
                    <w:rPr>
                      <w:rFonts w:ascii="Cambria Math" w:hAnsi="Cambria Math"/>
                    </w:rPr>
                    <m:t>=</m:t>
                  </w:del>
                </m:r>
                <m:nary>
                  <m:naryPr>
                    <m:chr m:val="∑"/>
                    <m:ctrlPr>
                      <w:del w:id="487" w:author="Lichen Wu" w:date="2022-04-18T18:52:00Z">
                        <w:rPr>
                          <w:rFonts w:ascii="Cambria Math" w:hAnsi="Cambria Math"/>
                        </w:rPr>
                      </w:del>
                    </m:ctrlPr>
                  </m:naryPr>
                  <m:sub>
                    <m:r>
                      <w:del w:id="488" w:author="Lichen Wu" w:date="2022-04-18T18:52:00Z">
                        <w:rPr>
                          <w:rFonts w:ascii="Cambria Math" w:hAnsi="Cambria Math"/>
                        </w:rPr>
                        <m:t>j=1</m:t>
                      </w:del>
                    </m:r>
                    <m:ctrlPr>
                      <w:del w:id="489" w:author="Lichen Wu" w:date="2022-04-18T18:52:00Z">
                        <w:rPr>
                          <w:rFonts w:ascii="Cambria Math" w:hAnsi="Cambria Math"/>
                          <w:i/>
                        </w:rPr>
                      </w:del>
                    </m:ctrlPr>
                  </m:sub>
                  <m:sup>
                    <m:r>
                      <w:del w:id="490" w:author="Lichen Wu" w:date="2022-04-18T18:52:00Z">
                        <w:rPr>
                          <w:rFonts w:ascii="Cambria Math" w:hAnsi="Cambria Math"/>
                        </w:rPr>
                        <m:t>K</m:t>
                      </w:del>
                    </m:r>
                    <m:ctrlPr>
                      <w:del w:id="491" w:author="Lichen Wu" w:date="2022-04-18T18:52:00Z">
                        <w:rPr>
                          <w:rFonts w:ascii="Cambria Math" w:hAnsi="Cambria Math"/>
                          <w:i/>
                        </w:rPr>
                      </w:del>
                    </m:ctrlPr>
                  </m:sup>
                  <m:e>
                    <m:sSub>
                      <m:sSubPr>
                        <m:ctrlPr>
                          <w:del w:id="492" w:author="Lichen Wu" w:date="2022-04-18T18:52:00Z">
                            <w:rPr>
                              <w:rFonts w:ascii="Cambria Math" w:hAnsi="Cambria Math"/>
                              <w:i/>
                            </w:rPr>
                          </w:del>
                        </m:ctrlPr>
                      </m:sSubPr>
                      <m:e>
                        <m:r>
                          <w:del w:id="493" w:author="Lichen Wu" w:date="2022-04-18T18:52:00Z">
                            <m:rPr>
                              <m:sty m:val="p"/>
                            </m:rPr>
                            <w:rPr>
                              <w:rFonts w:ascii="Cambria Math" w:hAnsi="Cambria Math"/>
                            </w:rPr>
                            <m:t>π</m:t>
                          </w:del>
                        </m:r>
                        <m:ctrlPr>
                          <w:del w:id="494" w:author="Lichen Wu" w:date="2022-04-18T18:52:00Z">
                            <w:rPr>
                              <w:rFonts w:ascii="Cambria Math" w:hAnsi="Cambria Math"/>
                            </w:rPr>
                          </w:del>
                        </m:ctrlPr>
                      </m:e>
                      <m:sub>
                        <m:r>
                          <w:del w:id="495" w:author="Lichen Wu" w:date="2022-04-18T18:52:00Z">
                            <w:rPr>
                              <w:rFonts w:ascii="Cambria Math" w:hAnsi="Cambria Math"/>
                            </w:rPr>
                            <m:t>j</m:t>
                          </w:del>
                        </m:r>
                      </m:sub>
                    </m:sSub>
                  </m:e>
                </m:nary>
                <m:r>
                  <w:del w:id="496" w:author="Lichen Wu" w:date="2022-04-18T18:52:00Z">
                    <m:rPr>
                      <m:sty m:val="p"/>
                    </m:rPr>
                    <w:rPr>
                      <w:rFonts w:ascii="Cambria Math" w:hAnsi="Cambria Math"/>
                    </w:rPr>
                    <m:t>ϕ</m:t>
                  </w:del>
                </m:r>
                <m:d>
                  <m:dPr>
                    <m:ctrlPr>
                      <w:del w:id="497" w:author="Lichen Wu" w:date="2022-04-18T18:52:00Z">
                        <w:rPr>
                          <w:rFonts w:ascii="Cambria Math" w:hAnsi="Cambria Math"/>
                          <w:i/>
                        </w:rPr>
                      </w:del>
                    </m:ctrlPr>
                  </m:dPr>
                  <m:e>
                    <m:r>
                      <w:del w:id="498" w:author="Lichen Wu" w:date="2022-04-18T18:52:00Z">
                        <w:rPr>
                          <w:rFonts w:ascii="Cambria Math" w:hAnsi="Cambria Math"/>
                        </w:rPr>
                        <m:t>x;</m:t>
                      </w:del>
                    </m:r>
                    <m:sSub>
                      <m:sSubPr>
                        <m:ctrlPr>
                          <w:del w:id="499" w:author="Lichen Wu" w:date="2022-04-18T18:52:00Z">
                            <w:rPr>
                              <w:rFonts w:ascii="Cambria Math" w:hAnsi="Cambria Math"/>
                              <w:i/>
                            </w:rPr>
                          </w:del>
                        </m:ctrlPr>
                      </m:sSubPr>
                      <m:e>
                        <m:r>
                          <w:del w:id="500" w:author="Lichen Wu" w:date="2022-04-18T18:52:00Z">
                            <m:rPr>
                              <m:sty m:val="p"/>
                            </m:rPr>
                            <w:rPr>
                              <w:rFonts w:ascii="Cambria Math" w:hAnsi="Cambria Math"/>
                            </w:rPr>
                            <m:t>μ</m:t>
                          </w:del>
                        </m:r>
                      </m:e>
                      <m:sub>
                        <m:r>
                          <w:del w:id="501" w:author="Lichen Wu" w:date="2022-04-18T18:52:00Z">
                            <w:rPr>
                              <w:rFonts w:ascii="Cambria Math" w:hAnsi="Cambria Math"/>
                            </w:rPr>
                            <m:t>jX</m:t>
                          </w:del>
                        </m:r>
                      </m:sub>
                    </m:sSub>
                    <m:r>
                      <w:del w:id="502" w:author="Lichen Wu" w:date="2022-04-18T18:52:00Z">
                        <w:rPr>
                          <w:rFonts w:ascii="Cambria Math" w:hAnsi="Cambria Math"/>
                        </w:rPr>
                        <m:t>,</m:t>
                      </w:del>
                    </m:r>
                    <m:sSub>
                      <m:sSubPr>
                        <m:ctrlPr>
                          <w:del w:id="503" w:author="Lichen Wu" w:date="2022-04-18T18:52:00Z">
                            <w:rPr>
                              <w:rFonts w:ascii="Cambria Math" w:hAnsi="Cambria Math"/>
                              <w:i/>
                            </w:rPr>
                          </w:del>
                        </m:ctrlPr>
                      </m:sSubPr>
                      <m:e>
                        <m:r>
                          <w:del w:id="504" w:author="Lichen Wu" w:date="2022-04-18T18:52:00Z">
                            <m:rPr>
                              <m:sty m:val="p"/>
                            </m:rPr>
                            <w:rPr>
                              <w:rFonts w:ascii="Cambria Math" w:hAnsi="Cambria Math"/>
                            </w:rPr>
                            <m:t>Σ</m:t>
                          </w:del>
                        </m:r>
                      </m:e>
                      <m:sub>
                        <m:r>
                          <w:del w:id="505" w:author="Lichen Wu" w:date="2022-04-18T18:52:00Z">
                            <w:rPr>
                              <w:rFonts w:ascii="Cambria Math" w:hAnsi="Cambria Math"/>
                            </w:rPr>
                            <m:t>jX</m:t>
                          </w:del>
                        </m:r>
                      </m:sub>
                    </m:sSub>
                  </m:e>
                </m:d>
              </m:oMath>
            </m:oMathPara>
          </w:p>
        </w:tc>
        <w:tc>
          <w:tcPr>
            <w:tcW w:w="625" w:type="dxa"/>
            <w:vAlign w:val="center"/>
          </w:tcPr>
          <w:p w14:paraId="578FF896" w14:textId="0C4FF897" w:rsidR="00C23D87" w:rsidRPr="005F7DE3" w:rsidDel="00C9672E" w:rsidRDefault="00C23D87" w:rsidP="00B83C4A">
            <w:pPr>
              <w:rPr>
                <w:del w:id="506" w:author="Lichen Wu" w:date="2022-04-18T18:52:00Z"/>
              </w:rPr>
            </w:pPr>
            <w:del w:id="507" w:author="Lichen Wu" w:date="2022-04-18T18:52:00Z">
              <w:r w:rsidRPr="005F7DE3" w:rsidDel="00C9672E">
                <w:delText>(</w:delText>
              </w:r>
              <w:r w:rsidR="00D93A5A" w:rsidDel="00C9672E">
                <w:fldChar w:fldCharType="begin"/>
              </w:r>
              <w:r w:rsidR="00D93A5A" w:rsidDel="00C9672E">
                <w:delInstrText xml:space="preserve"> SEQ Eq \* MERGEFORMAT </w:delInstrText>
              </w:r>
              <w:r w:rsidR="00D93A5A" w:rsidDel="00C9672E">
                <w:fldChar w:fldCharType="separate"/>
              </w:r>
            </w:del>
            <w:del w:id="508" w:author="Lichen Wu" w:date="2022-04-18T18:51:00Z">
              <w:r w:rsidR="00C9672E" w:rsidDel="00C9672E">
                <w:rPr>
                  <w:noProof/>
                </w:rPr>
                <w:delText>9</w:delText>
              </w:r>
            </w:del>
            <w:del w:id="509" w:author="Lichen Wu" w:date="2022-04-18T18:52:00Z">
              <w:r w:rsidR="00D93A5A" w:rsidDel="00C9672E">
                <w:rPr>
                  <w:noProof/>
                </w:rPr>
                <w:fldChar w:fldCharType="end"/>
              </w:r>
              <w:r w:rsidRPr="005F7DE3" w:rsidDel="00C9672E">
                <w:delText>)</w:delText>
              </w:r>
            </w:del>
          </w:p>
        </w:tc>
      </w:tr>
    </w:tbl>
    <w:p w14:paraId="1A807A36" w14:textId="00F45A86" w:rsidR="00C23D87" w:rsidRPr="005F7DE3" w:rsidRDefault="00D11F2C" w:rsidP="00CB195C">
      <w:r w:rsidRPr="005F7DE3">
        <w:t xml:space="preserve">The conditional probability density function of </w:t>
      </w:r>
      <m:oMath>
        <m:r>
          <w:rPr>
            <w:rFonts w:ascii="Cambria Math" w:hAnsi="Cambria Math"/>
          </w:rPr>
          <m:t>Y</m:t>
        </m:r>
        <m:r>
          <m:rPr>
            <m:lit/>
          </m:rPr>
          <w:rPr>
            <w:rFonts w:ascii="Cambria Math" w:hAnsi="Cambria Math"/>
          </w:rPr>
          <m:t>|</m:t>
        </m:r>
        <m:r>
          <w:rPr>
            <w:rFonts w:ascii="Cambria Math" w:hAnsi="Cambria Math"/>
          </w:rPr>
          <m:t>X</m:t>
        </m:r>
      </m:oMath>
      <w:r w:rsidRPr="005F7DE3">
        <w:t xml:space="preserve"> 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7"/>
        <w:gridCol w:w="7993"/>
        <w:gridCol w:w="750"/>
      </w:tblGrid>
      <w:tr w:rsidR="00AF77D1" w:rsidRPr="005F7DE3" w14:paraId="42547E92" w14:textId="77777777" w:rsidTr="009606C1">
        <w:trPr>
          <w:jc w:val="center"/>
        </w:trPr>
        <w:tc>
          <w:tcPr>
            <w:tcW w:w="625" w:type="dxa"/>
            <w:vAlign w:val="center"/>
          </w:tcPr>
          <w:p w14:paraId="1EE70E7E" w14:textId="77777777" w:rsidR="00D11F2C" w:rsidRPr="005F7DE3" w:rsidRDefault="00D11F2C" w:rsidP="00B83C4A"/>
        </w:tc>
        <w:tc>
          <w:tcPr>
            <w:tcW w:w="8100" w:type="dxa"/>
            <w:vAlign w:val="center"/>
          </w:tcPr>
          <w:p w14:paraId="2123BE22" w14:textId="73A71E1D" w:rsidR="00D11F2C" w:rsidRPr="005F7DE3" w:rsidRDefault="008F54D4" w:rsidP="00B83C4A">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Y|X</m:t>
                    </m:r>
                  </m:sub>
                </m:sSub>
                <m:d>
                  <m:dPr>
                    <m:ctrlPr>
                      <w:rPr>
                        <w:rFonts w:ascii="Cambria Math" w:hAnsi="Cambria Math"/>
                        <w:i/>
                      </w:rPr>
                    </m:ctrlPr>
                  </m:dPr>
                  <m:e>
                    <m:r>
                      <w:rPr>
                        <w:rFonts w:ascii="Cambria Math" w:hAnsi="Cambria Math"/>
                      </w:rPr>
                      <m:t>y|x</m:t>
                    </m:r>
                  </m:e>
                </m:d>
                <m:r>
                  <w:rPr>
                    <w:rFonts w:ascii="Cambria Math" w:hAnsi="Cambria Math"/>
                  </w:rPr>
                  <m:t>=</m:t>
                </m:r>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x</m:t>
                        </m:r>
                      </m:e>
                    </m:d>
                  </m:e>
                </m:nary>
                <m:r>
                  <m:rPr>
                    <m:sty m:val="p"/>
                  </m:rPr>
                  <w:rPr>
                    <w:rFonts w:ascii="Cambria Math" w:hAnsi="Cambria Math"/>
                  </w:rPr>
                  <m:t>ϕ</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m</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j</m:t>
                        </m:r>
                      </m:sub>
                      <m:sup>
                        <m:r>
                          <w:rPr>
                            <w:rFonts w:ascii="Cambria Math" w:hAnsi="Cambria Math"/>
                          </w:rPr>
                          <m:t>2</m:t>
                        </m:r>
                      </m:sup>
                    </m:sSubSup>
                  </m:e>
                </m:d>
              </m:oMath>
            </m:oMathPara>
          </w:p>
        </w:tc>
        <w:tc>
          <w:tcPr>
            <w:tcW w:w="625" w:type="dxa"/>
            <w:vAlign w:val="center"/>
          </w:tcPr>
          <w:p w14:paraId="7341E754" w14:textId="6C6E93FE" w:rsidR="00D11F2C" w:rsidRPr="005F7DE3" w:rsidRDefault="00D11F2C" w:rsidP="00B83C4A">
            <w:r w:rsidRPr="005F7DE3">
              <w:t>(</w:t>
            </w:r>
            <w:fldSimple w:instr=" SEQ Eq \* MERGEFORMAT ">
              <w:ins w:id="510" w:author="Lichen Wu" w:date="2022-04-18T18:52:00Z">
                <w:r w:rsidR="009A60BB">
                  <w:rPr>
                    <w:noProof/>
                  </w:rPr>
                  <w:t>10</w:t>
                </w:r>
              </w:ins>
              <w:del w:id="511" w:author="Lichen Wu" w:date="2022-04-18T18:51:00Z">
                <w:r w:rsidR="00C9672E" w:rsidDel="00C9672E">
                  <w:rPr>
                    <w:noProof/>
                  </w:rPr>
                  <w:delText>10</w:delText>
                </w:r>
              </w:del>
            </w:fldSimple>
            <w:r w:rsidRPr="005F7DE3">
              <w:t>)</w:t>
            </w:r>
          </w:p>
        </w:tc>
      </w:tr>
    </w:tbl>
    <w:p w14:paraId="3941730A" w14:textId="1E07C4EE" w:rsidR="00D11F2C" w:rsidRPr="005F7DE3" w:rsidRDefault="00D11F2C" w:rsidP="00CB195C">
      <w:r w:rsidRPr="005F7DE3">
        <w:t>with the mixing weight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
        <w:gridCol w:w="7992"/>
        <w:gridCol w:w="750"/>
      </w:tblGrid>
      <w:tr w:rsidR="00AF77D1" w:rsidRPr="005F7DE3" w14:paraId="35D0F4AB" w14:textId="77777777" w:rsidTr="009606C1">
        <w:trPr>
          <w:jc w:val="center"/>
        </w:trPr>
        <w:tc>
          <w:tcPr>
            <w:tcW w:w="625" w:type="dxa"/>
            <w:vAlign w:val="center"/>
          </w:tcPr>
          <w:p w14:paraId="390C4B71" w14:textId="77777777" w:rsidR="00D11F2C" w:rsidRPr="005F7DE3" w:rsidRDefault="00D11F2C" w:rsidP="00B83C4A"/>
        </w:tc>
        <w:tc>
          <w:tcPr>
            <w:tcW w:w="8100" w:type="dxa"/>
            <w:vAlign w:val="center"/>
          </w:tcPr>
          <w:p w14:paraId="27B6FE73" w14:textId="5DCAF0A4" w:rsidR="00D11F2C" w:rsidRPr="005F7DE3" w:rsidRDefault="008F54D4" w:rsidP="00B83C4A">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π</m:t>
                        </m:r>
                      </m:e>
                      <m:sub>
                        <m:r>
                          <w:rPr>
                            <w:rFonts w:ascii="Cambria Math" w:hAnsi="Cambria Math"/>
                          </w:rPr>
                          <m:t>j</m:t>
                        </m:r>
                      </m:sub>
                    </m:sSub>
                    <m:r>
                      <m:rPr>
                        <m:sty m:val="p"/>
                      </m:rPr>
                      <w:rPr>
                        <w:rFonts w:ascii="Cambria Math" w:hAnsi="Cambria Math"/>
                      </w:rPr>
                      <m:t>ϕ</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μ</m:t>
                            </m:r>
                          </m:e>
                          <m:sub>
                            <m:r>
                              <w:rPr>
                                <w:rFonts w:ascii="Cambria Math" w:hAnsi="Cambria Math"/>
                              </w:rPr>
                              <m:t>jx,</m:t>
                            </m:r>
                            <m:sSub>
                              <m:sSubPr>
                                <m:ctrlPr>
                                  <w:rPr>
                                    <w:rFonts w:ascii="Cambria Math" w:hAnsi="Cambria Math"/>
                                    <w:i/>
                                  </w:rPr>
                                </m:ctrlPr>
                              </m:sSubPr>
                              <m:e>
                                <m:r>
                                  <m:rPr>
                                    <m:sty m:val="p"/>
                                  </m:rPr>
                                  <w:rPr>
                                    <w:rFonts w:ascii="Cambria Math" w:hAnsi="Cambria Math"/>
                                  </w:rPr>
                                  <m:t>Σ</m:t>
                                </m:r>
                              </m:e>
                              <m:sub>
                                <m:r>
                                  <w:rPr>
                                    <w:rFonts w:ascii="Cambria Math" w:hAnsi="Cambria Math"/>
                                  </w:rPr>
                                  <m:t>jX</m:t>
                                </m:r>
                              </m:sub>
                            </m:sSub>
                          </m:sub>
                        </m:sSub>
                      </m:e>
                    </m:d>
                    <m:ctrlPr>
                      <w:rPr>
                        <w:rFonts w:ascii="Cambria Math" w:hAnsi="Cambria Math"/>
                        <w:i/>
                      </w:rPr>
                    </m:ctrlPr>
                  </m:num>
                  <m:den>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j</m:t>
                            </m:r>
                          </m:sub>
                        </m:sSub>
                      </m:e>
                    </m:nary>
                    <m:r>
                      <m:rPr>
                        <m:sty m:val="p"/>
                      </m:rPr>
                      <w:rPr>
                        <w:rFonts w:ascii="Cambria Math" w:hAnsi="Cambria Math"/>
                      </w:rPr>
                      <m:t>ϕ</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μ</m:t>
                            </m:r>
                          </m:e>
                          <m:sub>
                            <m:r>
                              <w:rPr>
                                <w:rFonts w:ascii="Cambria Math" w:hAnsi="Cambria Math"/>
                              </w:rPr>
                              <m:t>jX</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jX</m:t>
                            </m:r>
                          </m:sub>
                        </m:sSub>
                      </m:e>
                    </m:d>
                    <m:ctrlPr>
                      <w:rPr>
                        <w:rFonts w:ascii="Cambria Math" w:hAnsi="Cambria Math"/>
                        <w:i/>
                      </w:rPr>
                    </m:ctrlPr>
                  </m:den>
                </m:f>
              </m:oMath>
            </m:oMathPara>
          </w:p>
        </w:tc>
        <w:tc>
          <w:tcPr>
            <w:tcW w:w="625" w:type="dxa"/>
            <w:vAlign w:val="center"/>
          </w:tcPr>
          <w:p w14:paraId="324C57CC" w14:textId="7E84CD31" w:rsidR="00D11F2C" w:rsidRPr="005F7DE3" w:rsidRDefault="00D11F2C" w:rsidP="00B83C4A">
            <w:r w:rsidRPr="005F7DE3">
              <w:t>(</w:t>
            </w:r>
            <w:fldSimple w:instr=" SEQ Eq \* MERGEFORMAT ">
              <w:ins w:id="512" w:author="Lichen Wu" w:date="2022-04-18T18:52:00Z">
                <w:r w:rsidR="009A60BB">
                  <w:rPr>
                    <w:noProof/>
                  </w:rPr>
                  <w:t>11</w:t>
                </w:r>
              </w:ins>
              <w:del w:id="513" w:author="Lichen Wu" w:date="2022-04-18T18:51:00Z">
                <w:r w:rsidR="00C9672E" w:rsidDel="00C9672E">
                  <w:rPr>
                    <w:noProof/>
                  </w:rPr>
                  <w:delText>11</w:delText>
                </w:r>
              </w:del>
            </w:fldSimple>
            <w:r w:rsidRPr="005F7DE3">
              <w:t>)</w:t>
            </w:r>
          </w:p>
        </w:tc>
      </w:tr>
    </w:tbl>
    <w:p w14:paraId="2B1AAA84" w14:textId="77777777" w:rsidR="00D11F2C" w:rsidRPr="005F7DE3" w:rsidRDefault="00D11F2C" w:rsidP="00CB195C"/>
    <w:p w14:paraId="6F7782DD" w14:textId="25C20961" w:rsidR="00F641A4" w:rsidRPr="005F7DE3" w:rsidRDefault="00390D81" w:rsidP="00546B13">
      <w:pPr>
        <w:rPr>
          <w:iCs/>
        </w:rPr>
      </w:pPr>
      <w:r w:rsidRPr="005F7DE3">
        <w:rPr>
          <w:iCs/>
        </w:rPr>
        <w:t xml:space="preserve">In the current study, we are interested in the expectation of </w:t>
      </w:r>
      <w:r w:rsidRPr="00626F5E">
        <w:rPr>
          <w:i/>
        </w:rPr>
        <w:t>y</w:t>
      </w:r>
      <w:r w:rsidRPr="005F7DE3">
        <w:rPr>
          <w:iCs/>
        </w:rPr>
        <w:t xml:space="preserve"> among all gaussian components: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
        <w:gridCol w:w="7992"/>
        <w:gridCol w:w="750"/>
      </w:tblGrid>
      <w:tr w:rsidR="00390D81" w:rsidRPr="005F7DE3" w14:paraId="1F033B35" w14:textId="77777777" w:rsidTr="00AE37D1">
        <w:trPr>
          <w:jc w:val="center"/>
        </w:trPr>
        <w:tc>
          <w:tcPr>
            <w:tcW w:w="625" w:type="dxa"/>
            <w:vAlign w:val="center"/>
          </w:tcPr>
          <w:p w14:paraId="385D44BE" w14:textId="77777777" w:rsidR="00390D81" w:rsidRPr="005F7DE3" w:rsidRDefault="00390D81" w:rsidP="00B83C4A"/>
        </w:tc>
        <w:tc>
          <w:tcPr>
            <w:tcW w:w="8100" w:type="dxa"/>
            <w:vAlign w:val="center"/>
          </w:tcPr>
          <w:p w14:paraId="6D2309C8" w14:textId="3FACEEC6" w:rsidR="00390D81" w:rsidRPr="005F7DE3" w:rsidRDefault="008F54D4" w:rsidP="00B83C4A">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predicted</m:t>
                    </m:r>
                    <m:r>
                      <m:rPr>
                        <m:lit/>
                      </m:rPr>
                      <w:rPr>
                        <w:rFonts w:ascii="Cambria Math" w:hAnsi="Cambria Math"/>
                      </w:rPr>
                      <m:t>|</m:t>
                    </m:r>
                    <m:r>
                      <w:rPr>
                        <w:rFonts w:ascii="Cambria Math" w:hAnsi="Cambria Math"/>
                      </w:rPr>
                      <m:t>x</m:t>
                    </m:r>
                  </m:sub>
                </m:sSub>
                <m:r>
                  <w:rPr>
                    <w:rFonts w:ascii="Cambria Math" w:hAnsi="Cambria Math"/>
                  </w:rPr>
                  <m:t>=m</m:t>
                </m:r>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r>
                      <w:rPr>
                        <w:rFonts w:ascii="Cambria Math" w:hAnsi="Cambria Math"/>
                      </w:rPr>
                      <m:t>Y</m:t>
                    </m:r>
                    <m:r>
                      <m:rPr>
                        <m:lit/>
                      </m:rPr>
                      <w:rPr>
                        <w:rFonts w:ascii="Cambria Math" w:hAnsi="Cambria Math"/>
                      </w:rPr>
                      <m:t>|</m:t>
                    </m:r>
                    <m:r>
                      <w:rPr>
                        <w:rFonts w:ascii="Cambria Math" w:hAnsi="Cambria Math"/>
                      </w:rPr>
                      <m:t>X=x</m:t>
                    </m:r>
                  </m:e>
                </m:d>
                <m:r>
                  <w:rPr>
                    <w:rFonts w:ascii="Cambria Math" w:hAnsi="Cambria Math"/>
                  </w:rPr>
                  <m:t>=</m:t>
                </m:r>
                <m:nary>
                  <m:naryPr>
                    <m:chr m:val="∑"/>
                    <m:ctrlPr>
                      <w:rPr>
                        <w:rFonts w:ascii="Cambria Math" w:hAnsi="Cambria Math"/>
                      </w:rPr>
                    </m:ctrlPr>
                  </m:naryPr>
                  <m:sub>
                    <m:r>
                      <w:rPr>
                        <w:rFonts w:ascii="Cambria Math" w:hAnsi="Cambria Math"/>
                      </w:rPr>
                      <m:t>k=1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m</m:t>
                        </m:r>
                      </m:e>
                      <m:sub>
                        <m:r>
                          <w:rPr>
                            <w:rFonts w:ascii="Cambria Math" w:hAnsi="Cambria Math"/>
                          </w:rPr>
                          <m:t>j</m:t>
                        </m:r>
                      </m:sub>
                    </m:sSub>
                    <m:d>
                      <m:dPr>
                        <m:ctrlPr>
                          <w:rPr>
                            <w:rFonts w:ascii="Cambria Math" w:hAnsi="Cambria Math"/>
                            <w:i/>
                          </w:rPr>
                        </m:ctrlPr>
                      </m:dPr>
                      <m:e>
                        <m:r>
                          <w:rPr>
                            <w:rFonts w:ascii="Cambria Math" w:hAnsi="Cambria Math"/>
                          </w:rPr>
                          <m:t>x</m:t>
                        </m:r>
                      </m:e>
                    </m:d>
                  </m:e>
                </m:nary>
              </m:oMath>
            </m:oMathPara>
          </w:p>
        </w:tc>
        <w:tc>
          <w:tcPr>
            <w:tcW w:w="625" w:type="dxa"/>
            <w:vAlign w:val="center"/>
          </w:tcPr>
          <w:p w14:paraId="743B38E9" w14:textId="49EB52DF" w:rsidR="00390D81" w:rsidRPr="005F7DE3" w:rsidRDefault="00390D81" w:rsidP="00B83C4A">
            <w:r w:rsidRPr="005F7DE3">
              <w:t>(</w:t>
            </w:r>
            <w:fldSimple w:instr=" SEQ Eq \* MERGEFORMAT ">
              <w:ins w:id="514" w:author="Lichen Wu" w:date="2022-04-18T18:52:00Z">
                <w:r w:rsidR="009A60BB">
                  <w:rPr>
                    <w:noProof/>
                  </w:rPr>
                  <w:t>12</w:t>
                </w:r>
              </w:ins>
              <w:del w:id="515" w:author="Lichen Wu" w:date="2022-04-18T18:51:00Z">
                <w:r w:rsidR="00C9672E" w:rsidDel="00C9672E">
                  <w:rPr>
                    <w:noProof/>
                  </w:rPr>
                  <w:delText>12</w:delText>
                </w:r>
              </w:del>
            </w:fldSimple>
            <w:r w:rsidRPr="005F7DE3">
              <w:t>)</w:t>
            </w:r>
          </w:p>
        </w:tc>
      </w:tr>
    </w:tbl>
    <w:p w14:paraId="2886043C" w14:textId="465E73BF" w:rsidR="00390D81" w:rsidRPr="005F7DE3" w:rsidRDefault="00390D81" w:rsidP="00546B13">
      <w:pPr>
        <w:rPr>
          <w:rFonts w:eastAsiaTheme="minorEastAsia"/>
          <w:iCs/>
          <w:lang w:eastAsia="zh-CN"/>
        </w:rPr>
      </w:pPr>
    </w:p>
    <w:p w14:paraId="0DAE63D1" w14:textId="0B53316C" w:rsidR="00BF68F2" w:rsidRPr="005F7DE3" w:rsidRDefault="000949D9" w:rsidP="00BF68F2">
      <w:pPr>
        <w:rPr>
          <w:rFonts w:eastAsiaTheme="minorEastAsia"/>
          <w:iCs/>
          <w:lang w:eastAsia="zh-CN"/>
        </w:rPr>
      </w:pPr>
      <w:r w:rsidRPr="005F7DE3">
        <w:t>To</w:t>
      </w:r>
      <w:r w:rsidR="008919E2" w:rsidRPr="005F7DE3">
        <w:t xml:space="preserve"> </w:t>
      </w:r>
      <w:r w:rsidR="0046626F" w:rsidRPr="005F7DE3">
        <w:rPr>
          <w:rFonts w:eastAsiaTheme="minorEastAsia"/>
          <w:iCs/>
          <w:lang w:eastAsia="zh-CN"/>
        </w:rPr>
        <w:t xml:space="preserve">accommodate new data in an online setting, </w:t>
      </w:r>
      <w:r w:rsidR="008919E2" w:rsidRPr="005F7DE3">
        <w:rPr>
          <w:rFonts w:eastAsiaTheme="minorEastAsia"/>
          <w:iCs/>
          <w:lang w:eastAsia="zh-CN"/>
        </w:rPr>
        <w:t>control model complexity</w:t>
      </w:r>
      <w:r w:rsidRPr="005F7DE3">
        <w:t xml:space="preserve"> and</w:t>
      </w:r>
      <w:r w:rsidR="008919E2" w:rsidRPr="005F7DE3">
        <w:t xml:space="preserve"> allow </w:t>
      </w:r>
      <w:del w:id="516" w:author="Braun, James E" w:date="2022-04-14T13:28:00Z">
        <w:r w:rsidR="008919E2" w:rsidRPr="005F7DE3" w:rsidDel="006A737F">
          <w:delText>to</w:delText>
        </w:r>
        <w:r w:rsidRPr="005F7DE3" w:rsidDel="006A737F">
          <w:delText xml:space="preserve"> </w:delText>
        </w:r>
      </w:del>
      <w:r w:rsidRPr="005F7DE3">
        <w:t>modeling</w:t>
      </w:r>
      <w:ins w:id="517" w:author="Braun, James E" w:date="2022-04-14T13:28:00Z">
        <w:r w:rsidR="006A737F">
          <w:t xml:space="preserve"> of</w:t>
        </w:r>
      </w:ins>
      <w:r w:rsidRPr="005F7DE3">
        <w:t xml:space="preserve"> time-var</w:t>
      </w:r>
      <w:r w:rsidR="008919E2" w:rsidRPr="005F7DE3">
        <w:t>ying processes,</w:t>
      </w:r>
      <w:r w:rsidRPr="005F7DE3">
        <w:rPr>
          <w:rFonts w:eastAsiaTheme="minorEastAsia"/>
          <w:iCs/>
          <w:lang w:eastAsia="zh-CN"/>
        </w:rPr>
        <w:t xml:space="preserve"> </w:t>
      </w:r>
      <w:r w:rsidR="00AD0284" w:rsidRPr="005F7DE3">
        <w:rPr>
          <w:rFonts w:eastAsiaTheme="minorEastAsia"/>
          <w:iCs/>
          <w:lang w:eastAsia="zh-CN"/>
        </w:rPr>
        <w:t xml:space="preserve">GGMR has been proposed by </w:t>
      </w:r>
      <w:r w:rsidR="007E487D" w:rsidRPr="005F7DE3">
        <w:rPr>
          <w:rFonts w:eastAsiaTheme="minorEastAsia"/>
          <w:iCs/>
          <w:lang w:eastAsia="zh-CN"/>
        </w:rPr>
        <w:fldChar w:fldCharType="begin"/>
      </w:r>
      <w:r w:rsidR="00A076C2">
        <w:rPr>
          <w:rFonts w:eastAsiaTheme="minorEastAsia"/>
          <w:iCs/>
          <w:lang w:eastAsia="zh-CN"/>
        </w:rPr>
        <w:instrText xml:space="preserve"> ADDIN ZOTERO_ITEM CSL_CITATION {"citationID":"anUGVN95","properties":{"formattedCitation":"(Bouchachia and Vanaret 2011)","plainCitation":"(Bouchachia and Vanaret 2011)","noteIndex":0},"citationItems":[{"id":635,"uris":["http://zotero.org/users/3944343/items/E352XIXN"],"itemData":{"id":635,"type":"paper-conference","abstract":"Incremental learning aims at equipping data-driven systems with self-monitoring and self-adaptation mechanisms to accommodate new data in an online setting. The resulting model underlying the system can be adjusted whenever data become available. The present paper proposes a new incremental learning algorithm, called 2G2M, to learn Growing Gaussian Mixture Models. The algorithm is furnished with abilities (1) to accommodate data online, (2) to maintain low complexity of the model, and (3) to reconcile labeled and unlabeled data. To discuss the efficiency of the proposed incremental learning algorithm, an empirical evaluation is provided.","DOI":"10.1109/ICMLA.2011.79","event":"Proceedings - 10th International Conference on Machine Learning and Applications, ICMLA 2011","source":"ResearchGate","title":"Incremental Learning Based on Growing Gaussian Mixture Models","volume":"2","author":[{"family":"Bouchachia","given":"Hamid"},{"family":"Vanaret","given":"Charlie"}],"issued":{"date-parts":[["2011",12,1]]}}}],"schema":"https://github.com/citation-style-language/schema/raw/master/csl-citation.json"} </w:instrText>
      </w:r>
      <w:r w:rsidR="007E487D" w:rsidRPr="005F7DE3">
        <w:rPr>
          <w:rFonts w:eastAsiaTheme="minorEastAsia"/>
          <w:iCs/>
          <w:lang w:eastAsia="zh-CN"/>
        </w:rPr>
        <w:fldChar w:fldCharType="separate"/>
      </w:r>
      <w:r w:rsidR="00A076C2" w:rsidRPr="00A076C2">
        <w:rPr>
          <w:rFonts w:eastAsiaTheme="minorEastAsia"/>
        </w:rPr>
        <w:t>(Bouchachia and Vanaret 2011)</w:t>
      </w:r>
      <w:r w:rsidR="007E487D" w:rsidRPr="005F7DE3">
        <w:rPr>
          <w:rFonts w:eastAsiaTheme="minorEastAsia"/>
          <w:iCs/>
          <w:lang w:eastAsia="zh-CN"/>
        </w:rPr>
        <w:fldChar w:fldCharType="end"/>
      </w:r>
      <w:r w:rsidR="007E487D" w:rsidRPr="005F7DE3">
        <w:rPr>
          <w:rFonts w:eastAsiaTheme="minorEastAsia"/>
          <w:iCs/>
          <w:lang w:eastAsia="zh-CN"/>
        </w:rPr>
        <w:t xml:space="preserve"> </w:t>
      </w:r>
      <w:r w:rsidR="00AD0284" w:rsidRPr="005F7DE3">
        <w:rPr>
          <w:rFonts w:eastAsiaTheme="minorEastAsia"/>
          <w:iCs/>
          <w:lang w:eastAsia="zh-CN"/>
        </w:rPr>
        <w:t>with growing and shrinking mechanisms</w:t>
      </w:r>
      <w:r w:rsidR="009A4932" w:rsidRPr="005F7DE3">
        <w:rPr>
          <w:rFonts w:eastAsiaTheme="minorEastAsia"/>
          <w:iCs/>
          <w:lang w:eastAsia="zh-CN"/>
        </w:rPr>
        <w:t>.</w:t>
      </w:r>
      <w:r w:rsidR="00166AC6" w:rsidRPr="005F7DE3">
        <w:rPr>
          <w:rFonts w:eastAsiaTheme="minorEastAsia"/>
          <w:iCs/>
          <w:lang w:eastAsia="zh-CN"/>
        </w:rPr>
        <w:t xml:space="preserve"> </w:t>
      </w:r>
      <w:r w:rsidR="00635DD4" w:rsidRPr="005F7DE3">
        <w:rPr>
          <w:rFonts w:eastAsiaTheme="minorEastAsia"/>
          <w:iCs/>
          <w:lang w:eastAsia="zh-CN"/>
        </w:rPr>
        <w:t xml:space="preserve">We utilized </w:t>
      </w:r>
      <w:r w:rsidR="006D7DC2" w:rsidRPr="005F7DE3">
        <w:rPr>
          <w:rFonts w:eastAsiaTheme="minorEastAsia"/>
          <w:iCs/>
          <w:lang w:eastAsia="zh-CN"/>
        </w:rPr>
        <w:t xml:space="preserve">its </w:t>
      </w:r>
      <w:r w:rsidR="00635DD4" w:rsidRPr="005F7DE3">
        <w:rPr>
          <w:rFonts w:eastAsiaTheme="minorEastAsia"/>
          <w:iCs/>
          <w:lang w:eastAsia="zh-CN"/>
        </w:rPr>
        <w:t xml:space="preserve">updating </w:t>
      </w:r>
      <w:del w:id="518" w:author="Braun, James E" w:date="2022-04-14T13:29:00Z">
        <w:r w:rsidR="00635DD4" w:rsidRPr="005F7DE3" w:rsidDel="006A737F">
          <w:rPr>
            <w:rFonts w:eastAsiaTheme="minorEastAsia"/>
            <w:iCs/>
            <w:lang w:eastAsia="zh-CN"/>
          </w:rPr>
          <w:delText xml:space="preserve">gaussians </w:delText>
        </w:r>
      </w:del>
      <w:ins w:id="519" w:author="Braun, James E" w:date="2022-04-14T13:29:00Z">
        <w:r w:rsidR="006A737F">
          <w:rPr>
            <w:rFonts w:eastAsiaTheme="minorEastAsia"/>
            <w:iCs/>
            <w:lang w:eastAsia="zh-CN"/>
          </w:rPr>
          <w:t>G</w:t>
        </w:r>
        <w:r w:rsidR="006A737F" w:rsidRPr="005F7DE3">
          <w:rPr>
            <w:rFonts w:eastAsiaTheme="minorEastAsia"/>
            <w:iCs/>
            <w:lang w:eastAsia="zh-CN"/>
          </w:rPr>
          <w:t xml:space="preserve">aussians </w:t>
        </w:r>
      </w:ins>
      <w:r w:rsidR="006D7DC2" w:rsidRPr="005F7DE3">
        <w:rPr>
          <w:rFonts w:eastAsiaTheme="minorEastAsia"/>
          <w:iCs/>
          <w:lang w:eastAsia="zh-CN"/>
        </w:rPr>
        <w:t xml:space="preserve">algorithm </w:t>
      </w:r>
      <w:r w:rsidR="00635DD4" w:rsidRPr="005F7DE3">
        <w:rPr>
          <w:rFonts w:eastAsiaTheme="minorEastAsia"/>
          <w:iCs/>
          <w:lang w:eastAsia="zh-CN"/>
        </w:rPr>
        <w:t>in the present paper.</w:t>
      </w:r>
      <w:r w:rsidR="008F6A72" w:rsidRPr="005F7DE3">
        <w:rPr>
          <w:rFonts w:eastAsiaTheme="minorEastAsia"/>
          <w:iCs/>
          <w:lang w:eastAsia="zh-CN"/>
        </w:rPr>
        <w:t xml:space="preserve"> More details can be seen in</w:t>
      </w:r>
      <w:r w:rsidR="007E487D" w:rsidRPr="005F7DE3">
        <w:rPr>
          <w:rFonts w:eastAsiaTheme="minorEastAsia"/>
          <w:iCs/>
          <w:lang w:eastAsia="zh-CN"/>
        </w:rPr>
        <w:t xml:space="preserve"> </w:t>
      </w:r>
      <w:r w:rsidR="006064B5" w:rsidRPr="005F7DE3">
        <w:rPr>
          <w:rFonts w:eastAsiaTheme="minorEastAsia"/>
          <w:iCs/>
          <w:lang w:eastAsia="zh-CN"/>
        </w:rPr>
        <w:fldChar w:fldCharType="begin"/>
      </w:r>
      <w:r w:rsidR="00A076C2">
        <w:rPr>
          <w:rFonts w:eastAsiaTheme="minorEastAsia"/>
          <w:iCs/>
          <w:lang w:eastAsia="zh-CN"/>
        </w:rPr>
        <w:instrText xml:space="preserve"> ADDIN ZOTERO_ITEM CSL_CITATION {"citationID":"E4fOwbgH","properties":{"formattedCitation":"(Bouchachia and Vanaret 2011)","plainCitation":"(Bouchachia and Vanaret 2011)","noteIndex":0},"citationItems":[{"id":635,"uris":["http://zotero.org/users/3944343/items/E352XIXN"],"itemData":{"id":635,"type":"paper-conference","abstract":"Incremental learning aims at equipping data-driven systems with self-monitoring and self-adaptation mechanisms to accommodate new data in an online setting. The resulting model underlying the system can be adjusted whenever data become available. The present paper proposes a new incremental learning algorithm, called 2G2M, to learn Growing Gaussian Mixture Models. The algorithm is furnished with abilities (1) to accommodate data online, (2) to maintain low complexity of the model, and (3) to reconcile labeled and unlabeled data. To discuss the efficiency of the proposed incremental learning algorithm, an empirical evaluation is provided.","DOI":"10.1109/ICMLA.2011.79","event":"Proceedings - 10th International Conference on Machine Learning and Applications, ICMLA 2011","source":"ResearchGate","title":"Incremental Learning Based on Growing Gaussian Mixture Models","volume":"2","author":[{"family":"Bouchachia","given":"Hamid"},{"family":"Vanaret","given":"Charlie"}],"issued":{"date-parts":[["2011",12,1]]}}}],"schema":"https://github.com/citation-style-language/schema/raw/master/csl-citation.json"} </w:instrText>
      </w:r>
      <w:r w:rsidR="006064B5" w:rsidRPr="005F7DE3">
        <w:rPr>
          <w:rFonts w:eastAsiaTheme="minorEastAsia"/>
          <w:iCs/>
          <w:lang w:eastAsia="zh-CN"/>
        </w:rPr>
        <w:fldChar w:fldCharType="separate"/>
      </w:r>
      <w:r w:rsidR="00A076C2" w:rsidRPr="00A076C2">
        <w:rPr>
          <w:rFonts w:eastAsiaTheme="minorEastAsia"/>
        </w:rPr>
        <w:t>(Bouchachia and Vanaret 2011)</w:t>
      </w:r>
      <w:r w:rsidR="006064B5" w:rsidRPr="005F7DE3">
        <w:rPr>
          <w:rFonts w:eastAsiaTheme="minorEastAsia"/>
          <w:iCs/>
          <w:lang w:eastAsia="zh-CN"/>
        </w:rPr>
        <w:fldChar w:fldCharType="end"/>
      </w:r>
      <w:r w:rsidR="006064B5" w:rsidRPr="005F7DE3">
        <w:rPr>
          <w:rFonts w:eastAsiaTheme="minorEastAsia"/>
          <w:iCs/>
          <w:lang w:eastAsia="zh-CN"/>
        </w:rPr>
        <w:t>.</w:t>
      </w:r>
      <w:r w:rsidR="008F6A72" w:rsidRPr="005F7DE3">
        <w:rPr>
          <w:rFonts w:eastAsiaTheme="minorEastAsia"/>
          <w:iCs/>
          <w:lang w:eastAsia="zh-CN"/>
        </w:rPr>
        <w:t xml:space="preserve"> T</w:t>
      </w:r>
      <w:r w:rsidR="00BF68F2" w:rsidRPr="005F7DE3">
        <w:rPr>
          <w:rFonts w:eastAsiaTheme="minorEastAsia"/>
          <w:iCs/>
          <w:lang w:eastAsia="zh-CN"/>
        </w:rPr>
        <w:t xml:space="preserve">he best match Gaussian </w:t>
      </w:r>
      <w:del w:id="520" w:author="Braun, James E" w:date="2022-04-14T13:29:00Z">
        <w:r w:rsidR="00BF68F2" w:rsidRPr="005F7DE3" w:rsidDel="006A737F">
          <w:rPr>
            <w:rFonts w:eastAsiaTheme="minorEastAsia"/>
            <w:iCs/>
            <w:lang w:eastAsia="zh-CN"/>
          </w:rPr>
          <w:delText>will be</w:delText>
        </w:r>
      </w:del>
      <w:ins w:id="521" w:author="Braun, James E" w:date="2022-04-14T13:29:00Z">
        <w:r w:rsidR="006A737F">
          <w:rPr>
            <w:rFonts w:eastAsiaTheme="minorEastAsia"/>
            <w:iCs/>
            <w:lang w:eastAsia="zh-CN"/>
          </w:rPr>
          <w:t>is</w:t>
        </w:r>
      </w:ins>
      <w:r w:rsidR="00BF68F2" w:rsidRPr="005F7DE3">
        <w:rPr>
          <w:rFonts w:eastAsiaTheme="minorEastAsia"/>
          <w:iCs/>
          <w:lang w:eastAsia="zh-CN"/>
        </w:rPr>
        <w:t xml:space="preserve"> updated </w:t>
      </w:r>
      <w:ins w:id="522" w:author="Braun, James E" w:date="2022-04-14T13:29:00Z">
        <w:r w:rsidR="006A737F">
          <w:rPr>
            <w:rFonts w:eastAsiaTheme="minorEastAsia"/>
            <w:iCs/>
            <w:lang w:eastAsia="zh-CN"/>
          </w:rPr>
          <w:t>using</w:t>
        </w:r>
      </w:ins>
      <w:del w:id="523" w:author="Braun, James E" w:date="2022-04-14T13:29:00Z">
        <w:r w:rsidR="008F6A72" w:rsidRPr="005F7DE3" w:rsidDel="006A737F">
          <w:rPr>
            <w:rFonts w:eastAsiaTheme="minorEastAsia"/>
            <w:iCs/>
            <w:lang w:eastAsia="zh-CN"/>
          </w:rPr>
          <w:delText>with</w:delText>
        </w:r>
      </w:del>
      <w:r w:rsidR="008F6A72" w:rsidRPr="005F7DE3">
        <w:rPr>
          <w:rFonts w:eastAsiaTheme="minorEastAsia"/>
          <w:iCs/>
          <w:lang w:eastAsia="zh-CN"/>
        </w:rPr>
        <w:t xml:space="preserve"> the following formulas: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7987"/>
        <w:gridCol w:w="750"/>
      </w:tblGrid>
      <w:tr w:rsidR="00E72A8D" w:rsidRPr="005F7DE3" w14:paraId="0EDE1483" w14:textId="77777777" w:rsidTr="004C4084">
        <w:trPr>
          <w:jc w:val="center"/>
        </w:trPr>
        <w:tc>
          <w:tcPr>
            <w:tcW w:w="630" w:type="dxa"/>
            <w:vAlign w:val="center"/>
          </w:tcPr>
          <w:p w14:paraId="2F7225A3" w14:textId="77777777" w:rsidR="00E72A8D" w:rsidRPr="005F7DE3" w:rsidRDefault="00E72A8D" w:rsidP="00B83C4A"/>
        </w:tc>
        <w:tc>
          <w:tcPr>
            <w:tcW w:w="8100" w:type="dxa"/>
            <w:vAlign w:val="center"/>
          </w:tcPr>
          <w:p w14:paraId="491A9AD5" w14:textId="21073D41" w:rsidR="00E72A8D" w:rsidRPr="005F7DE3" w:rsidRDefault="008F54D4" w:rsidP="00157723">
            <w:pPr>
              <w:spacing w:line="360" w:lineRule="auto"/>
              <w:jc w:val="center"/>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j</m:t>
                        </m:r>
                      </m:sub>
                    </m:sSub>
                    <m:ctrlPr>
                      <w:rPr>
                        <w:rFonts w:ascii="Cambria Math" w:hAnsi="Cambria Math"/>
                        <w:i/>
                      </w:rPr>
                    </m:ctrlPr>
                  </m:num>
                  <m:den>
                    <m:nary>
                      <m:naryPr>
                        <m:chr m:val="∑"/>
                        <m:supHide m:val="1"/>
                        <m:ctrlPr>
                          <w:rPr>
                            <w:rFonts w:ascii="Cambria Math" w:hAnsi="Cambria Math"/>
                          </w:rPr>
                        </m:ctrlPr>
                      </m:naryPr>
                      <m:sub>
                        <m:r>
                          <w:rPr>
                            <w:rFonts w:ascii="Cambria Math" w:hAnsi="Cambria Math"/>
                          </w:rPr>
                          <m:t>k=1…K</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p</m:t>
                            </m:r>
                          </m:e>
                          <m:sub>
                            <m:r>
                              <w:rPr>
                                <w:rFonts w:ascii="Cambria Math" w:hAnsi="Cambria Math"/>
                              </w:rPr>
                              <m:t>k</m:t>
                            </m:r>
                          </m:sub>
                        </m:sSub>
                        <m:ctrlPr>
                          <w:rPr>
                            <w:rFonts w:ascii="Cambria Math" w:hAnsi="Cambria Math"/>
                            <w:i/>
                          </w:rPr>
                        </m:ctrlPr>
                      </m:e>
                    </m:nary>
                    <m:ctrlPr>
                      <w:rPr>
                        <w:rFonts w:ascii="Cambria Math" w:hAnsi="Cambria Math"/>
                        <w:i/>
                      </w:rPr>
                    </m:ctrlPr>
                  </m:den>
                </m:f>
              </m:oMath>
            </m:oMathPara>
          </w:p>
        </w:tc>
        <w:tc>
          <w:tcPr>
            <w:tcW w:w="684" w:type="dxa"/>
            <w:vAlign w:val="center"/>
          </w:tcPr>
          <w:p w14:paraId="1CB2B533" w14:textId="4F2792EC" w:rsidR="00E72A8D" w:rsidRPr="005F7DE3" w:rsidRDefault="00E72A8D" w:rsidP="00157723">
            <w:pPr>
              <w:spacing w:line="360" w:lineRule="auto"/>
            </w:pPr>
            <w:r w:rsidRPr="005F7DE3">
              <w:t>(</w:t>
            </w:r>
            <w:bookmarkStart w:id="524" w:name="ggmr_start"/>
            <w:r w:rsidR="000C24BB" w:rsidRPr="005F7DE3">
              <w:fldChar w:fldCharType="begin"/>
            </w:r>
            <w:r w:rsidR="000C24BB" w:rsidRPr="005F7DE3">
              <w:instrText xml:space="preserve"> SEQ Eq \* MERGEFORMAT </w:instrText>
            </w:r>
            <w:r w:rsidR="000C24BB" w:rsidRPr="005F7DE3">
              <w:fldChar w:fldCharType="separate"/>
            </w:r>
            <w:ins w:id="525" w:author="Lichen Wu" w:date="2022-04-18T18:52:00Z">
              <w:r w:rsidR="009A60BB">
                <w:rPr>
                  <w:noProof/>
                </w:rPr>
                <w:t>13</w:t>
              </w:r>
            </w:ins>
            <w:del w:id="526" w:author="Lichen Wu" w:date="2022-04-18T18:51:00Z">
              <w:r w:rsidR="00C9672E" w:rsidDel="00C9672E">
                <w:rPr>
                  <w:noProof/>
                </w:rPr>
                <w:delText>13</w:delText>
              </w:r>
            </w:del>
            <w:r w:rsidR="000C24BB" w:rsidRPr="005F7DE3">
              <w:rPr>
                <w:noProof/>
              </w:rPr>
              <w:fldChar w:fldCharType="end"/>
            </w:r>
            <w:bookmarkEnd w:id="524"/>
            <w:r w:rsidRPr="005F7DE3">
              <w:t>)</w:t>
            </w:r>
          </w:p>
        </w:tc>
      </w:tr>
      <w:tr w:rsidR="00E72A8D" w:rsidRPr="005F7DE3" w14:paraId="068B7C08" w14:textId="77777777" w:rsidTr="004C4084">
        <w:trPr>
          <w:jc w:val="center"/>
        </w:trPr>
        <w:tc>
          <w:tcPr>
            <w:tcW w:w="630" w:type="dxa"/>
            <w:vAlign w:val="center"/>
          </w:tcPr>
          <w:p w14:paraId="0ADE0BAF" w14:textId="77777777" w:rsidR="00E72A8D" w:rsidRPr="005F7DE3" w:rsidRDefault="00E72A8D" w:rsidP="00B83C4A"/>
        </w:tc>
        <w:tc>
          <w:tcPr>
            <w:tcW w:w="8100" w:type="dxa"/>
            <w:vAlign w:val="center"/>
          </w:tcPr>
          <w:p w14:paraId="0372FC8A" w14:textId="5F0D3D59" w:rsidR="00E72A8D" w:rsidRPr="005F7DE3" w:rsidRDefault="008F54D4" w:rsidP="00157723">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tc>
        <w:tc>
          <w:tcPr>
            <w:tcW w:w="684" w:type="dxa"/>
            <w:vAlign w:val="center"/>
          </w:tcPr>
          <w:p w14:paraId="6D4EE3F1" w14:textId="1623FD4A" w:rsidR="00E72A8D" w:rsidRPr="005F7DE3" w:rsidRDefault="00E72A8D" w:rsidP="00157723">
            <w:pPr>
              <w:spacing w:line="360" w:lineRule="auto"/>
            </w:pPr>
            <w:r w:rsidRPr="005F7DE3">
              <w:t>(</w:t>
            </w:r>
            <w:fldSimple w:instr=" SEQ Eq \* MERGEFORMAT ">
              <w:ins w:id="527" w:author="Lichen Wu" w:date="2022-04-18T18:52:00Z">
                <w:r w:rsidR="009A60BB">
                  <w:rPr>
                    <w:noProof/>
                  </w:rPr>
                  <w:t>14</w:t>
                </w:r>
              </w:ins>
              <w:del w:id="528" w:author="Lichen Wu" w:date="2022-04-18T18:51:00Z">
                <w:r w:rsidR="00C9672E" w:rsidDel="00C9672E">
                  <w:rPr>
                    <w:noProof/>
                  </w:rPr>
                  <w:delText>14</w:delText>
                </w:r>
              </w:del>
            </w:fldSimple>
            <w:r w:rsidRPr="005F7DE3">
              <w:t>)</w:t>
            </w:r>
          </w:p>
        </w:tc>
      </w:tr>
      <w:tr w:rsidR="00E72A8D" w:rsidRPr="005F7DE3" w14:paraId="0FFAFD64" w14:textId="77777777" w:rsidTr="004C4084">
        <w:trPr>
          <w:jc w:val="center"/>
        </w:trPr>
        <w:tc>
          <w:tcPr>
            <w:tcW w:w="630" w:type="dxa"/>
            <w:vAlign w:val="center"/>
          </w:tcPr>
          <w:p w14:paraId="3C0F1CB7" w14:textId="77777777" w:rsidR="00E72A8D" w:rsidRPr="005F7DE3" w:rsidRDefault="00E72A8D" w:rsidP="00B83C4A"/>
        </w:tc>
        <w:tc>
          <w:tcPr>
            <w:tcW w:w="8100" w:type="dxa"/>
            <w:vAlign w:val="center"/>
          </w:tcPr>
          <w:p w14:paraId="2ACD606A" w14:textId="431E0B59" w:rsidR="00E72A8D" w:rsidRPr="005F7DE3" w:rsidRDefault="008F54D4" w:rsidP="00157723">
            <w:pPr>
              <w:spacing w:line="360" w:lineRule="auto"/>
              <w:jc w:val="center"/>
            </w:pPr>
            <m:oMathPara>
              <m:oMath>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α</m:t>
                    </m:r>
                  </m:e>
                </m:d>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t-1</m:t>
                    </m:r>
                  </m:e>
                </m:d>
                <m:r>
                  <w:rPr>
                    <w:rFonts w:ascii="Cambria Math" w:hAnsi="Cambria Math"/>
                  </w:rPr>
                  <m:t>+</m:t>
                </m:r>
                <m:r>
                  <m:rPr>
                    <m:sty m:val="p"/>
                  </m:rPr>
                  <w:rPr>
                    <w:rFonts w:ascii="Cambria Math" w:hAnsi="Cambria Math"/>
                  </w:rPr>
                  <m:t>α</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tc>
        <w:tc>
          <w:tcPr>
            <w:tcW w:w="684" w:type="dxa"/>
            <w:vAlign w:val="center"/>
          </w:tcPr>
          <w:p w14:paraId="23F8845F" w14:textId="32413C89" w:rsidR="00E72A8D" w:rsidRPr="005F7DE3" w:rsidRDefault="00E72A8D" w:rsidP="00157723">
            <w:pPr>
              <w:spacing w:line="360" w:lineRule="auto"/>
            </w:pPr>
            <w:r w:rsidRPr="005F7DE3">
              <w:t>(</w:t>
            </w:r>
            <w:fldSimple w:instr=" SEQ Eq \* MERGEFORMAT ">
              <w:ins w:id="529" w:author="Lichen Wu" w:date="2022-04-18T18:52:00Z">
                <w:r w:rsidR="009A60BB">
                  <w:rPr>
                    <w:noProof/>
                  </w:rPr>
                  <w:t>15</w:t>
                </w:r>
              </w:ins>
              <w:del w:id="530" w:author="Lichen Wu" w:date="2022-04-18T18:51:00Z">
                <w:r w:rsidR="00C9672E" w:rsidDel="00C9672E">
                  <w:rPr>
                    <w:noProof/>
                  </w:rPr>
                  <w:delText>15</w:delText>
                </w:r>
              </w:del>
            </w:fldSimple>
            <w:r w:rsidRPr="005F7DE3">
              <w:t>)</w:t>
            </w:r>
          </w:p>
        </w:tc>
      </w:tr>
      <w:tr w:rsidR="004845F2" w:rsidRPr="005F7DE3" w14:paraId="0C01A509" w14:textId="77777777" w:rsidTr="004C4084">
        <w:trPr>
          <w:jc w:val="center"/>
        </w:trPr>
        <w:tc>
          <w:tcPr>
            <w:tcW w:w="630" w:type="dxa"/>
            <w:vAlign w:val="center"/>
          </w:tcPr>
          <w:p w14:paraId="52B39B03" w14:textId="77777777" w:rsidR="004845F2" w:rsidRPr="005F7DE3" w:rsidRDefault="004845F2" w:rsidP="00B83C4A"/>
        </w:tc>
        <w:tc>
          <w:tcPr>
            <w:tcW w:w="8100" w:type="dxa"/>
            <w:vAlign w:val="center"/>
          </w:tcPr>
          <w:p w14:paraId="4F4EB1A8" w14:textId="7A2ED0CB" w:rsidR="004845F2" w:rsidRPr="005F7DE3" w:rsidRDefault="008F54D4" w:rsidP="00157723">
            <w:pPr>
              <w:spacing w:line="360" w:lineRule="auto"/>
              <w:jc w:val="center"/>
            </w:pPr>
            <m:oMathPara>
              <m:oMath>
                <m:sSub>
                  <m:sSubPr>
                    <m:ctrlPr>
                      <w:rPr>
                        <w:rFonts w:ascii="Cambria Math" w:hAnsi="Cambria Math"/>
                        <w:i/>
                      </w:rPr>
                    </m:ctrlPr>
                  </m:sSubPr>
                  <m:e>
                    <m:r>
                      <m:rPr>
                        <m:sty m:val="p"/>
                      </m:rPr>
                      <w:rPr>
                        <w:rFonts w:ascii="Cambria Math" w:hAnsi="Cambria Math"/>
                      </w:rPr>
                      <m:t>η</m:t>
                    </m:r>
                    <m:ctrlPr>
                      <w:rPr>
                        <w:rFonts w:ascii="Cambria Math" w:hAnsi="Cambria Math"/>
                      </w:rPr>
                    </m:ctrlP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rPr>
                    </m:ctrlPr>
                  </m:dPr>
                  <m:e>
                    <m:f>
                      <m:fPr>
                        <m:ctrlPr>
                          <w:rPr>
                            <w:rFonts w:ascii="Cambria Math" w:hAnsi="Cambria Math"/>
                          </w:rPr>
                        </m:ctrlPr>
                      </m:fPr>
                      <m:num>
                        <m:r>
                          <w:rPr>
                            <w:rFonts w:ascii="Cambria Math" w:hAnsi="Cambria Math"/>
                          </w:rPr>
                          <m:t>1-</m:t>
                        </m:r>
                        <m:r>
                          <m:rPr>
                            <m:sty m:val="p"/>
                          </m:rPr>
                          <w:rPr>
                            <w:rFonts w:ascii="Cambria Math" w:hAnsi="Cambria Math"/>
                          </w:rPr>
                          <m:t>α</m:t>
                        </m:r>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j</m:t>
                            </m:r>
                          </m:sub>
                        </m:sSub>
                        <m:ctrlPr>
                          <w:rPr>
                            <w:rFonts w:ascii="Cambria Math" w:hAnsi="Cambria Math"/>
                            <w:i/>
                          </w:rPr>
                        </m:ctrlPr>
                      </m:den>
                    </m:f>
                    <m:r>
                      <w:rPr>
                        <w:rFonts w:ascii="Cambria Math" w:hAnsi="Cambria Math"/>
                      </w:rPr>
                      <m:t>+</m:t>
                    </m:r>
                    <m:r>
                      <m:rPr>
                        <m:sty m:val="p"/>
                      </m:rPr>
                      <w:rPr>
                        <w:rFonts w:ascii="Cambria Math" w:hAnsi="Cambria Math"/>
                      </w:rPr>
                      <m:t>α</m:t>
                    </m:r>
                    <m:ctrlPr>
                      <w:rPr>
                        <w:rFonts w:ascii="Cambria Math" w:hAnsi="Cambria Math"/>
                        <w:i/>
                      </w:rPr>
                    </m:ctrlPr>
                  </m:e>
                </m:d>
              </m:oMath>
            </m:oMathPara>
          </w:p>
        </w:tc>
        <w:tc>
          <w:tcPr>
            <w:tcW w:w="684" w:type="dxa"/>
            <w:vAlign w:val="center"/>
          </w:tcPr>
          <w:p w14:paraId="190265A2" w14:textId="4990F4FD" w:rsidR="004845F2" w:rsidRPr="005F7DE3" w:rsidRDefault="004845F2" w:rsidP="00157723">
            <w:pPr>
              <w:spacing w:line="360" w:lineRule="auto"/>
            </w:pPr>
            <w:r w:rsidRPr="005F7DE3">
              <w:t>(</w:t>
            </w:r>
            <w:fldSimple w:instr=" SEQ Eq \* MERGEFORMAT ">
              <w:ins w:id="531" w:author="Lichen Wu" w:date="2022-04-18T18:52:00Z">
                <w:r w:rsidR="009A60BB">
                  <w:rPr>
                    <w:noProof/>
                  </w:rPr>
                  <w:t>16</w:t>
                </w:r>
              </w:ins>
              <w:del w:id="532" w:author="Lichen Wu" w:date="2022-04-18T18:51:00Z">
                <w:r w:rsidR="00C9672E" w:rsidDel="00C9672E">
                  <w:rPr>
                    <w:noProof/>
                  </w:rPr>
                  <w:delText>16</w:delText>
                </w:r>
              </w:del>
            </w:fldSimple>
            <w:r w:rsidRPr="005F7DE3">
              <w:t>)</w:t>
            </w:r>
          </w:p>
        </w:tc>
      </w:tr>
      <w:tr w:rsidR="003C7D20" w:rsidRPr="005F7DE3" w14:paraId="0A73D7EE" w14:textId="77777777" w:rsidTr="004C4084">
        <w:trPr>
          <w:jc w:val="center"/>
        </w:trPr>
        <w:tc>
          <w:tcPr>
            <w:tcW w:w="630" w:type="dxa"/>
            <w:vAlign w:val="center"/>
          </w:tcPr>
          <w:p w14:paraId="184D407F" w14:textId="77777777" w:rsidR="003C7D20" w:rsidRPr="005F7DE3" w:rsidRDefault="003C7D20" w:rsidP="00B83C4A"/>
        </w:tc>
        <w:tc>
          <w:tcPr>
            <w:tcW w:w="8100" w:type="dxa"/>
            <w:vAlign w:val="center"/>
          </w:tcPr>
          <w:p w14:paraId="66AFFBC3" w14:textId="5A1A1062" w:rsidR="003C7D20" w:rsidRPr="005F7DE3" w:rsidRDefault="008F54D4" w:rsidP="00157723">
            <w:pPr>
              <w:spacing w:line="360" w:lineRule="auto"/>
              <w:jc w:val="cente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m:rPr>
                            <m:sty m:val="p"/>
                          </m:rPr>
                          <w:rPr>
                            <w:rFonts w:ascii="Cambria Math" w:hAnsi="Cambria Math"/>
                          </w:rPr>
                          <m:t>η</m:t>
                        </m:r>
                      </m:e>
                      <m:sub>
                        <m:r>
                          <w:rPr>
                            <w:rFonts w:ascii="Cambria Math" w:hAnsi="Cambria Math"/>
                          </w:rPr>
                          <m:t>j</m:t>
                        </m:r>
                      </m:sub>
                    </m:sSub>
                  </m:e>
                </m:d>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m:rPr>
                        <m:sty m:val="p"/>
                      </m:rPr>
                      <w:rPr>
                        <w:rFonts w:ascii="Cambria Math" w:hAnsi="Cambria Math"/>
                      </w:rPr>
                      <m:t>η</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684" w:type="dxa"/>
            <w:vAlign w:val="center"/>
          </w:tcPr>
          <w:p w14:paraId="085A4774" w14:textId="56131E5B" w:rsidR="003C7D20" w:rsidRPr="005F7DE3" w:rsidRDefault="003C7D20" w:rsidP="00157723">
            <w:pPr>
              <w:spacing w:line="360" w:lineRule="auto"/>
            </w:pPr>
            <w:r w:rsidRPr="005F7DE3">
              <w:t>(</w:t>
            </w:r>
            <w:fldSimple w:instr=" SEQ Eq \* MERGEFORMAT ">
              <w:ins w:id="533" w:author="Lichen Wu" w:date="2022-04-18T18:52:00Z">
                <w:r w:rsidR="009A60BB">
                  <w:rPr>
                    <w:noProof/>
                  </w:rPr>
                  <w:t>17</w:t>
                </w:r>
              </w:ins>
              <w:del w:id="534" w:author="Lichen Wu" w:date="2022-04-18T18:51:00Z">
                <w:r w:rsidR="00C9672E" w:rsidDel="00C9672E">
                  <w:rPr>
                    <w:noProof/>
                  </w:rPr>
                  <w:delText>17</w:delText>
                </w:r>
              </w:del>
            </w:fldSimple>
            <w:r w:rsidRPr="005F7DE3">
              <w:t>)</w:t>
            </w:r>
          </w:p>
        </w:tc>
      </w:tr>
      <w:tr w:rsidR="003C7D20" w:rsidRPr="005F7DE3" w14:paraId="7F942D85" w14:textId="77777777" w:rsidTr="004C4084">
        <w:trPr>
          <w:jc w:val="center"/>
        </w:trPr>
        <w:tc>
          <w:tcPr>
            <w:tcW w:w="630" w:type="dxa"/>
            <w:vAlign w:val="center"/>
          </w:tcPr>
          <w:p w14:paraId="02B6A7FE" w14:textId="77777777" w:rsidR="003C7D20" w:rsidRPr="005F7DE3" w:rsidRDefault="003C7D20" w:rsidP="00B83C4A"/>
        </w:tc>
        <w:tc>
          <w:tcPr>
            <w:tcW w:w="8100" w:type="dxa"/>
            <w:vAlign w:val="center"/>
          </w:tcPr>
          <w:p w14:paraId="34577D36" w14:textId="240C6A03" w:rsidR="002C7AD3" w:rsidRPr="005F7DE3" w:rsidRDefault="008F54D4" w:rsidP="00157723">
            <w:pPr>
              <w:spacing w:line="360" w:lineRule="auto"/>
            </w:pPr>
            <m:oMathPara>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m:rPr>
                            <m:sty m:val="p"/>
                          </m:rPr>
                          <w:rPr>
                            <w:rFonts w:ascii="Cambria Math" w:hAnsi="Cambria Math"/>
                          </w:rPr>
                          <m:t>η</m:t>
                        </m:r>
                      </m:e>
                      <m:sub>
                        <m:r>
                          <w:rPr>
                            <w:rFonts w:ascii="Cambria Math" w:hAnsi="Cambria Math"/>
                          </w:rPr>
                          <m:t>j</m:t>
                        </m:r>
                      </m:sub>
                    </m:sSub>
                  </m:e>
                </m:d>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m:rPr>
                        <m:sty m:val="p"/>
                      </m:rPr>
                      <w:rPr>
                        <w:rFonts w:ascii="Cambria Math" w:hAnsi="Cambria Math"/>
                      </w:rPr>
                      <m:t>η</m:t>
                    </m:r>
                  </m:e>
                  <m:sub>
                    <m:r>
                      <w:rPr>
                        <w:rFonts w:ascii="Cambria Math" w:hAnsi="Cambria Math"/>
                      </w:rPr>
                      <m:t>j</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t-1</m:t>
                            </m:r>
                          </m:e>
                        </m:d>
                      </m:e>
                    </m:d>
                  </m:e>
                  <m:sup>
                    <m:r>
                      <w:rPr>
                        <w:rFonts w:ascii="Cambria Math" w:hAnsi="Cambria Math"/>
                      </w:rPr>
                      <m:t>2</m:t>
                    </m:r>
                  </m:sup>
                </m:sSup>
              </m:oMath>
            </m:oMathPara>
          </w:p>
        </w:tc>
        <w:tc>
          <w:tcPr>
            <w:tcW w:w="684" w:type="dxa"/>
            <w:vAlign w:val="center"/>
          </w:tcPr>
          <w:p w14:paraId="1B6B5478" w14:textId="7778968D" w:rsidR="003C7D20" w:rsidRPr="005F7DE3" w:rsidRDefault="003C7D20" w:rsidP="00157723">
            <w:pPr>
              <w:spacing w:line="360" w:lineRule="auto"/>
            </w:pPr>
            <w:r w:rsidRPr="005F7DE3">
              <w:t>(</w:t>
            </w:r>
            <w:bookmarkStart w:id="535" w:name="ggmr_end"/>
            <w:r w:rsidR="000C24BB" w:rsidRPr="005F7DE3">
              <w:fldChar w:fldCharType="begin"/>
            </w:r>
            <w:r w:rsidR="000C24BB" w:rsidRPr="005F7DE3">
              <w:instrText xml:space="preserve"> SEQ Eq \* MERGEFORMAT </w:instrText>
            </w:r>
            <w:r w:rsidR="000C24BB" w:rsidRPr="005F7DE3">
              <w:fldChar w:fldCharType="separate"/>
            </w:r>
            <w:ins w:id="536" w:author="Lichen Wu" w:date="2022-04-18T18:52:00Z">
              <w:r w:rsidR="009A60BB">
                <w:rPr>
                  <w:noProof/>
                </w:rPr>
                <w:t>18</w:t>
              </w:r>
            </w:ins>
            <w:del w:id="537" w:author="Lichen Wu" w:date="2022-04-18T18:51:00Z">
              <w:r w:rsidR="00C9672E" w:rsidDel="00C9672E">
                <w:rPr>
                  <w:noProof/>
                </w:rPr>
                <w:delText>18</w:delText>
              </w:r>
            </w:del>
            <w:r w:rsidR="000C24BB" w:rsidRPr="005F7DE3">
              <w:rPr>
                <w:noProof/>
              </w:rPr>
              <w:fldChar w:fldCharType="end"/>
            </w:r>
            <w:bookmarkEnd w:id="535"/>
            <w:r w:rsidRPr="005F7DE3">
              <w:t>)</w:t>
            </w:r>
          </w:p>
        </w:tc>
      </w:tr>
    </w:tbl>
    <w:p w14:paraId="344F182C" w14:textId="42378F89" w:rsidR="000D6704" w:rsidRPr="005F7DE3" w:rsidRDefault="008F6A72" w:rsidP="00B50A22">
      <w:pPr>
        <w:jc w:val="both"/>
      </w:pPr>
      <w:r w:rsidRPr="005F7DE3">
        <w:t xml:space="preserve">in which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700110" w:rsidRPr="005F7DE3">
        <w:t xml:space="preserve"> is the match probability calculated with new input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00110" w:rsidRPr="005F7DE3">
        <w:t xml:space="preserve"> and best match Gaussian </w:t>
      </w:r>
      <m:oMath>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μ</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m:t>
                </m:r>
              </m:sub>
            </m:sSub>
          </m:e>
        </m:d>
      </m:oMath>
      <w:r w:rsidR="00700110" w:rsidRPr="005F7DE3">
        <w:t xml:space="preserv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700110" w:rsidRPr="005F7DE3">
        <w:t xml:space="preserve"> is the expected posterior,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700110" w:rsidRPr="005F7DE3">
        <w:t xml:space="preserve"> is the</w:t>
      </w:r>
      <w:r w:rsidR="002D4406" w:rsidRPr="005F7DE3">
        <w:t xml:space="preserve"> sum of the expected posterior for </w:t>
      </w:r>
      <w:ins w:id="538" w:author="Braun, James E" w:date="2022-04-14T13:30:00Z">
        <w:r w:rsidR="001A65F8">
          <w:t xml:space="preserve">the </w:t>
        </w:r>
      </w:ins>
      <w:r w:rsidR="002D4406" w:rsidRPr="005F7DE3">
        <w:t xml:space="preserve">best match Gaussian, </w:t>
      </w:r>
      <m:oMath>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j</m:t>
            </m:r>
          </m:sub>
        </m:sSub>
      </m:oMath>
      <w:r w:rsidR="002D4406" w:rsidRPr="005F7DE3">
        <w:t xml:space="preserve"> </w:t>
      </w:r>
      <w:del w:id="539" w:author="Braun, James E" w:date="2022-04-14T13:30:00Z">
        <w:r w:rsidR="002D4406" w:rsidRPr="005F7DE3" w:rsidDel="001A65F8">
          <w:delText xml:space="preserve">is </w:delText>
        </w:r>
      </w:del>
      <w:ins w:id="540" w:author="Braun, James E" w:date="2022-04-14T13:30:00Z">
        <w:r w:rsidR="001A65F8">
          <w:t>are</w:t>
        </w:r>
        <w:r w:rsidR="001A65F8" w:rsidRPr="005F7DE3">
          <w:t xml:space="preserve"> </w:t>
        </w:r>
      </w:ins>
      <w:r w:rsidR="002D4406" w:rsidRPr="005F7DE3">
        <w:t>the weights of</w:t>
      </w:r>
      <w:ins w:id="541" w:author="Braun, James E" w:date="2022-04-14T13:30:00Z">
        <w:r w:rsidR="001A65F8">
          <w:t xml:space="preserve"> the</w:t>
        </w:r>
      </w:ins>
      <w:r w:rsidR="002D4406" w:rsidRPr="005F7DE3">
        <w:t xml:space="preserve"> best match Gaussian, </w:t>
      </w:r>
      <m:oMath>
        <m:sSub>
          <m:sSubPr>
            <m:ctrlPr>
              <w:rPr>
                <w:rFonts w:ascii="Cambria Math" w:hAnsi="Cambria Math"/>
                <w:i/>
              </w:rPr>
            </m:ctrlPr>
          </m:sSubPr>
          <m:e>
            <m:r>
              <m:rPr>
                <m:sty m:val="p"/>
              </m:rPr>
              <w:rPr>
                <w:rFonts w:ascii="Cambria Math" w:hAnsi="Cambria Math"/>
              </w:rPr>
              <m:t>η</m:t>
            </m:r>
            <m:ctrlPr>
              <w:rPr>
                <w:rFonts w:ascii="Cambria Math" w:hAnsi="Cambria Math"/>
              </w:rPr>
            </m:ctrlPr>
          </m:e>
          <m:sub>
            <m:r>
              <w:rPr>
                <w:rFonts w:ascii="Cambria Math" w:hAnsi="Cambria Math"/>
              </w:rPr>
              <m:t>j</m:t>
            </m:r>
          </m:sub>
        </m:sSub>
      </m:oMath>
      <w:r w:rsidR="004C0107" w:rsidRPr="005F7DE3">
        <w:t xml:space="preserve"> </w:t>
      </w:r>
      <w:r w:rsidR="002D4406" w:rsidRPr="005F7DE3">
        <w:t>is the on-going learning rate for</w:t>
      </w:r>
      <w:ins w:id="542" w:author="Braun, James E" w:date="2022-04-14T13:30:00Z">
        <w:r w:rsidR="001A65F8">
          <w:t xml:space="preserve"> the</w:t>
        </w:r>
      </w:ins>
      <w:r w:rsidR="002D4406" w:rsidRPr="005F7DE3">
        <w:t xml:space="preserve"> j-</w:t>
      </w:r>
      <w:proofErr w:type="spellStart"/>
      <w:r w:rsidR="002D4406" w:rsidRPr="005F7DE3">
        <w:t>th</w:t>
      </w:r>
      <w:proofErr w:type="spellEnd"/>
      <w:r w:rsidR="002D4406" w:rsidRPr="005F7DE3">
        <w:t xml:space="preserve"> Gaussian, </w:t>
      </w:r>
      <m:oMath>
        <m:r>
          <m:rPr>
            <m:sty m:val="p"/>
          </m:rPr>
          <w:rPr>
            <w:rFonts w:ascii="Cambria Math" w:hAnsi="Cambria Math"/>
          </w:rPr>
          <m:t>α</m:t>
        </m:r>
      </m:oMath>
      <w:r w:rsidR="002D4406" w:rsidRPr="005F7DE3">
        <w:t xml:space="preserve"> is the converging learning rate. </w:t>
      </w:r>
    </w:p>
    <w:p w14:paraId="0A84EE58" w14:textId="77777777" w:rsidR="008F6A72" w:rsidRPr="005F7DE3" w:rsidRDefault="008F6A72" w:rsidP="00B50A22">
      <w:pPr>
        <w:jc w:val="both"/>
      </w:pPr>
    </w:p>
    <w:p w14:paraId="52B1F167" w14:textId="22BA3A55" w:rsidR="00B834A1" w:rsidRPr="005F7DE3" w:rsidRDefault="00B834A1" w:rsidP="00EB07BC">
      <w:pPr>
        <w:pStyle w:val="Heading2"/>
      </w:pPr>
      <w:r w:rsidRPr="005F7DE3">
        <w:t>2.</w:t>
      </w:r>
      <w:bookmarkStart w:id="543" w:name="sec_2_hybrid"/>
      <w:r w:rsidR="00896FFF" w:rsidRPr="005F7DE3">
        <w:t>3</w:t>
      </w:r>
      <w:bookmarkEnd w:id="543"/>
      <w:r w:rsidRPr="005F7DE3">
        <w:t xml:space="preserve"> Hybrid </w:t>
      </w:r>
      <w:r w:rsidR="0090144F" w:rsidRPr="005F7DE3">
        <w:t>Approach</w:t>
      </w:r>
    </w:p>
    <w:p w14:paraId="7E075F28" w14:textId="3ECB3F25" w:rsidR="00B834A1" w:rsidDel="00627006" w:rsidRDefault="00E4497A" w:rsidP="00B834A1">
      <w:pPr>
        <w:jc w:val="both"/>
        <w:rPr>
          <w:del w:id="544" w:author="Lichen Wu" w:date="2022-04-18T16:10:00Z"/>
        </w:rPr>
      </w:pPr>
      <w:r w:rsidRPr="005F7DE3">
        <w:t xml:space="preserve">In the present study, we have designed the </w:t>
      </w:r>
      <w:del w:id="545" w:author="Lichen Wu" w:date="2022-04-17T15:52:00Z">
        <w:r w:rsidRPr="005F7DE3" w:rsidDel="00FE21B5">
          <w:delText xml:space="preserve">Hybrid </w:delText>
        </w:r>
      </w:del>
      <w:ins w:id="546" w:author="Lichen Wu" w:date="2022-04-17T15:52:00Z">
        <w:r w:rsidR="00FE21B5">
          <w:t>hybrid</w:t>
        </w:r>
        <w:r w:rsidR="00FE21B5" w:rsidRPr="005F7DE3">
          <w:t xml:space="preserve"> </w:t>
        </w:r>
        <w:r w:rsidR="00FE21B5">
          <w:t>m</w:t>
        </w:r>
      </w:ins>
      <w:del w:id="547" w:author="Lichen Wu" w:date="2022-04-17T15:52:00Z">
        <w:r w:rsidRPr="005F7DE3" w:rsidDel="00FE21B5">
          <w:delText>M</w:delText>
        </w:r>
      </w:del>
      <w:r w:rsidRPr="005F7DE3">
        <w:t>odel</w:t>
      </w:r>
      <w:ins w:id="548" w:author="Lichen Wu" w:date="2022-04-17T15:52:00Z">
        <w:r w:rsidR="001C23E5">
          <w:t>ing approach</w:t>
        </w:r>
      </w:ins>
      <w:r w:rsidRPr="005F7DE3">
        <w:t xml:space="preserve"> schema as shown </w:t>
      </w:r>
      <w:r w:rsidR="00012700" w:rsidRPr="005F7DE3">
        <w:t>in</w:t>
      </w:r>
      <w:r w:rsidR="008B71BC">
        <w:t xml:space="preserve"> Figure </w:t>
      </w:r>
      <w:r w:rsidR="008B71BC">
        <w:fldChar w:fldCharType="begin"/>
      </w:r>
      <w:r w:rsidR="008B71BC">
        <w:instrText xml:space="preserve"> REF hybrid_show \h </w:instrText>
      </w:r>
      <w:r w:rsidR="008B71BC">
        <w:fldChar w:fldCharType="separate"/>
      </w:r>
      <w:r w:rsidR="009A60BB">
        <w:rPr>
          <w:b/>
          <w:bCs/>
          <w:noProof/>
        </w:rPr>
        <w:t>1</w:t>
      </w:r>
      <w:r w:rsidR="008B71BC">
        <w:fldChar w:fldCharType="end"/>
      </w:r>
      <w:r w:rsidR="00BA1868" w:rsidRPr="005F7DE3">
        <w:t xml:space="preserve">, which </w:t>
      </w:r>
      <w:r w:rsidR="00AC27B2" w:rsidRPr="005F7DE3">
        <w:t>illustrates the underlying structure of the hybrid approach</w:t>
      </w:r>
      <w:r w:rsidR="00B60C87" w:rsidRPr="005F7DE3">
        <w:t>.</w:t>
      </w:r>
      <w:ins w:id="549" w:author="Lichen Wu" w:date="2022-04-18T16:09:00Z">
        <w:r w:rsidR="00627006">
          <w:t xml:space="preserve"> For each timestamp, the real-time predicted load from the RC model is used as one of inputs for the GGMR model (e</w:t>
        </w:r>
        <w:r w:rsidR="00627006" w:rsidRPr="005F7DE3">
          <w:t>quation</w:t>
        </w:r>
        <w:r w:rsidR="00627006">
          <w:t>s</w:t>
        </w:r>
        <w:r w:rsidR="00627006" w:rsidRPr="005F7DE3">
          <w:t xml:space="preserve"> </w:t>
        </w:r>
        <w:r w:rsidR="00627006">
          <w:t>(</w:t>
        </w:r>
        <w:r w:rsidR="00627006">
          <w:fldChar w:fldCharType="begin"/>
        </w:r>
        <w:r w:rsidR="00627006">
          <w:instrText xml:space="preserve"> REF ggmr_start \h </w:instrText>
        </w:r>
      </w:ins>
      <w:ins w:id="550" w:author="Lichen Wu" w:date="2022-04-18T16:09:00Z">
        <w:r w:rsidR="00627006">
          <w:fldChar w:fldCharType="separate"/>
        </w:r>
      </w:ins>
      <w:ins w:id="551" w:author="Lichen Wu" w:date="2022-04-18T18:52:00Z">
        <w:r w:rsidR="009A60BB">
          <w:rPr>
            <w:noProof/>
          </w:rPr>
          <w:t>13</w:t>
        </w:r>
      </w:ins>
      <w:ins w:id="552" w:author="Lichen Wu" w:date="2022-04-18T16:09:00Z">
        <w:r w:rsidR="00627006">
          <w:fldChar w:fldCharType="end"/>
        </w:r>
        <w:r w:rsidR="00627006">
          <w:t>) –</w:t>
        </w:r>
        <w:r w:rsidR="00627006" w:rsidRPr="005F7DE3">
          <w:t xml:space="preserve"> </w:t>
        </w:r>
        <w:r w:rsidR="00627006">
          <w:t>(</w:t>
        </w:r>
        <w:r w:rsidR="00627006">
          <w:fldChar w:fldCharType="begin"/>
        </w:r>
        <w:r w:rsidR="00627006">
          <w:instrText xml:space="preserve"> REF ggmr_end \h </w:instrText>
        </w:r>
      </w:ins>
      <w:ins w:id="553" w:author="Lichen Wu" w:date="2022-04-18T16:09:00Z">
        <w:r w:rsidR="00627006">
          <w:fldChar w:fldCharType="separate"/>
        </w:r>
      </w:ins>
      <w:ins w:id="554" w:author="Lichen Wu" w:date="2022-04-18T18:52:00Z">
        <w:r w:rsidR="009A60BB">
          <w:rPr>
            <w:noProof/>
          </w:rPr>
          <w:t>18</w:t>
        </w:r>
      </w:ins>
      <w:ins w:id="555" w:author="Lichen Wu" w:date="2022-04-18T16:09:00Z">
        <w:r w:rsidR="00627006">
          <w:fldChar w:fldCharType="end"/>
        </w:r>
        <w:r w:rsidR="00627006">
          <w:t>)). And GGMR</w:t>
        </w:r>
      </w:ins>
      <w:ins w:id="556" w:author="Lichen Wu" w:date="2022-04-18T16:11:00Z">
        <w:r w:rsidR="00627006">
          <w:t xml:space="preserve"> predicts system performance by</w:t>
        </w:r>
      </w:ins>
      <w:ins w:id="557" w:author="Lichen Wu" w:date="2022-04-18T16:09:00Z">
        <w:r w:rsidR="00627006">
          <w:t xml:space="preserve"> update key</w:t>
        </w:r>
      </w:ins>
      <w:ins w:id="558" w:author="Lichen Wu" w:date="2022-04-18T16:11:00Z">
        <w:r w:rsidR="00627006">
          <w:t xml:space="preserve"> GMM</w:t>
        </w:r>
      </w:ins>
      <w:ins w:id="559" w:author="Lichen Wu" w:date="2022-04-18T16:09:00Z">
        <w:r w:rsidR="00627006">
          <w:t xml:space="preserve"> parameters</w:t>
        </w:r>
      </w:ins>
      <w:ins w:id="560" w:author="Lichen Wu" w:date="2022-04-18T16:12:00Z">
        <w:r w:rsidR="00627006">
          <w:t xml:space="preserve"> </w:t>
        </w:r>
      </w:ins>
      <w:ins w:id="561" w:author="Lichen Wu" w:date="2022-04-18T16:09:00Z">
        <w:r w:rsidR="00627006">
          <w:t xml:space="preserve">such as weighting factors, mean vectors, and covariance matrices. </w:t>
        </w:r>
      </w:ins>
      <w:ins w:id="562" w:author="Lichen Wu" w:date="2022-04-18T16:12:00Z">
        <w:r w:rsidR="00627006">
          <w:t>Sec. 3 described t</w:t>
        </w:r>
      </w:ins>
      <w:ins w:id="563" w:author="Lichen Wu" w:date="2022-04-18T16:09:00Z">
        <w:r w:rsidR="00627006">
          <w:t xml:space="preserve">he detailed hybrid model inputs. </w:t>
        </w:r>
      </w:ins>
      <w:del w:id="564" w:author="Lichen Wu" w:date="2022-04-18T16:09:00Z">
        <w:r w:rsidR="00B60C87" w:rsidRPr="005F7DE3" w:rsidDel="00627006">
          <w:delText xml:space="preserve"> </w:delText>
        </w:r>
      </w:del>
      <w:ins w:id="565" w:author="Lichen Wu" w:date="2022-04-18T15:58:00Z">
        <w:r w:rsidR="00B925B8">
          <w:t>In practice,</w:t>
        </w:r>
      </w:ins>
      <w:ins w:id="566" w:author="Lichen Wu" w:date="2022-04-18T16:13:00Z">
        <w:r w:rsidR="00627006">
          <w:t xml:space="preserve"> the</w:t>
        </w:r>
      </w:ins>
      <w:ins w:id="567" w:author="Lichen Wu" w:date="2022-04-18T15:58:00Z">
        <w:r w:rsidR="00B925B8">
          <w:t xml:space="preserve"> </w:t>
        </w:r>
      </w:ins>
      <w:ins w:id="568" w:author="Lichen Wu" w:date="2022-04-18T16:13:00Z">
        <w:r w:rsidR="00627006">
          <w:t xml:space="preserve">trained </w:t>
        </w:r>
      </w:ins>
      <w:ins w:id="569" w:author="Lichen Wu" w:date="2022-04-18T15:58:00Z">
        <w:r w:rsidR="00B925B8">
          <w:t xml:space="preserve">RC model should </w:t>
        </w:r>
      </w:ins>
      <w:ins w:id="570" w:author="Lichen Wu" w:date="2022-04-18T16:04:00Z">
        <w:r w:rsidR="00E05B2C">
          <w:t xml:space="preserve">be </w:t>
        </w:r>
      </w:ins>
      <w:ins w:id="571" w:author="Lichen Wu" w:date="2022-04-18T16:13:00Z">
        <w:r w:rsidR="00627006">
          <w:t>started</w:t>
        </w:r>
      </w:ins>
      <w:ins w:id="572" w:author="Lichen Wu" w:date="2022-04-18T15:58:00Z">
        <w:r w:rsidR="00B925B8">
          <w:t xml:space="preserve"> with</w:t>
        </w:r>
      </w:ins>
      <w:ins w:id="573" w:author="Lichen Wu" w:date="2022-04-18T15:59:00Z">
        <w:r w:rsidR="00B925B8">
          <w:t xml:space="preserve"> </w:t>
        </w:r>
      </w:ins>
      <w:ins w:id="574" w:author="Lichen Wu" w:date="2022-04-18T16:13:00Z">
        <w:r w:rsidR="00627006">
          <w:t xml:space="preserve">a </w:t>
        </w:r>
      </w:ins>
      <w:ins w:id="575" w:author="Lichen Wu" w:date="2022-04-18T15:59:00Z">
        <w:r w:rsidR="00B925B8">
          <w:t>reasonable</w:t>
        </w:r>
      </w:ins>
      <w:ins w:id="576" w:author="Lichen Wu" w:date="2022-04-18T16:13:00Z">
        <w:r w:rsidR="00627006">
          <w:t xml:space="preserve"> estimate</w:t>
        </w:r>
        <w:r w:rsidR="00DD0E0A">
          <w:t xml:space="preserve"> of the</w:t>
        </w:r>
      </w:ins>
      <w:ins w:id="577" w:author="Lichen Wu" w:date="2022-04-18T15:59:00Z">
        <w:r w:rsidR="00B925B8">
          <w:t xml:space="preserve"> initial states.</w:t>
        </w:r>
      </w:ins>
      <w:ins w:id="578" w:author="Lichen Wu" w:date="2022-04-18T16:00:00Z">
        <w:r w:rsidR="00B925B8">
          <w:t xml:space="preserve"> </w:t>
        </w:r>
      </w:ins>
      <w:ins w:id="579" w:author="Lichen Wu" w:date="2022-04-18T16:13:00Z">
        <w:r w:rsidR="00DD0E0A">
          <w:t>As a result of non</w:t>
        </w:r>
      </w:ins>
      <w:ins w:id="580" w:author="Lichen Wu" w:date="2022-04-18T16:14:00Z">
        <w:r w:rsidR="00DD0E0A">
          <w:t>-optimal state initialization</w:t>
        </w:r>
      </w:ins>
      <w:ins w:id="581" w:author="Lichen Wu" w:date="2022-04-18T16:00:00Z">
        <w:r w:rsidR="00B925B8">
          <w:t>, it is expected that the first few prediction</w:t>
        </w:r>
      </w:ins>
      <w:ins w:id="582" w:author="Lichen Wu" w:date="2022-04-18T16:01:00Z">
        <w:r w:rsidR="00B925B8">
          <w:t>s</w:t>
        </w:r>
      </w:ins>
      <w:ins w:id="583" w:author="Lichen Wu" w:date="2022-04-18T16:04:00Z">
        <w:r w:rsidR="00E05B2C">
          <w:t xml:space="preserve"> from RC model</w:t>
        </w:r>
      </w:ins>
      <w:ins w:id="584" w:author="Lichen Wu" w:date="2022-04-18T16:00:00Z">
        <w:r w:rsidR="00B925B8">
          <w:t xml:space="preserve"> </w:t>
        </w:r>
      </w:ins>
      <w:ins w:id="585" w:author="Lichen Wu" w:date="2022-04-18T16:14:00Z">
        <w:r w:rsidR="00DD0E0A">
          <w:t>will be</w:t>
        </w:r>
      </w:ins>
      <w:ins w:id="586" w:author="Lichen Wu" w:date="2022-04-18T16:00:00Z">
        <w:r w:rsidR="00B925B8">
          <w:t xml:space="preserve"> chaotic.</w:t>
        </w:r>
      </w:ins>
      <w:ins w:id="587" w:author="Lichen Wu" w:date="2022-04-18T15:58:00Z">
        <w:r w:rsidR="00B925B8">
          <w:t xml:space="preserve"> </w:t>
        </w:r>
      </w:ins>
      <w:ins w:id="588" w:author="Lichen Wu" w:date="2022-04-18T16:01:00Z">
        <w:r w:rsidR="00B925B8">
          <w:t xml:space="preserve">The current study proposed </w:t>
        </w:r>
      </w:ins>
      <w:ins w:id="589" w:author="Lichen Wu" w:date="2022-04-18T16:15:00Z">
        <w:r w:rsidR="00DD0E0A">
          <w:t xml:space="preserve">a </w:t>
        </w:r>
      </w:ins>
      <w:ins w:id="590" w:author="Lichen Wu" w:date="2022-04-18T16:01:00Z">
        <w:r w:rsidR="00B925B8">
          <w:t xml:space="preserve">warming-up period to minimize the </w:t>
        </w:r>
      </w:ins>
      <w:ins w:id="591" w:author="Lichen Wu" w:date="2022-04-18T16:02:00Z">
        <w:r w:rsidR="00B925B8">
          <w:t xml:space="preserve">errors </w:t>
        </w:r>
      </w:ins>
      <w:ins w:id="592" w:author="Lichen Wu" w:date="2022-04-18T16:15:00Z">
        <w:r w:rsidR="00DD0E0A">
          <w:t>caused by</w:t>
        </w:r>
      </w:ins>
      <w:ins w:id="593" w:author="Lichen Wu" w:date="2022-04-18T16:04:00Z">
        <w:r w:rsidR="00E05B2C">
          <w:t xml:space="preserve"> imperfect states initialization</w:t>
        </w:r>
      </w:ins>
      <w:ins w:id="594" w:author="Lichen Wu" w:date="2022-04-18T16:05:00Z">
        <w:r w:rsidR="00E05B2C">
          <w:t xml:space="preserve">, </w:t>
        </w:r>
      </w:ins>
      <w:ins w:id="595" w:author="Lichen Wu" w:date="2022-04-18T16:15:00Z">
        <w:r w:rsidR="00DD0E0A" w:rsidRPr="00DD0E0A">
          <w:t>and subsection 3.3 detail</w:t>
        </w:r>
      </w:ins>
      <w:ins w:id="596" w:author="Lichen Wu" w:date="2022-04-18T16:16:00Z">
        <w:r w:rsidR="00DD0E0A">
          <w:t>ed</w:t>
        </w:r>
      </w:ins>
      <w:ins w:id="597" w:author="Lichen Wu" w:date="2022-04-18T16:15:00Z">
        <w:r w:rsidR="00DD0E0A" w:rsidRPr="00DD0E0A">
          <w:t xml:space="preserve"> how the warming-up steps were</w:t>
        </w:r>
      </w:ins>
      <w:ins w:id="598" w:author="Lichen Wu" w:date="2022-04-18T16:17:00Z">
        <w:r w:rsidR="00482934">
          <w:t xml:space="preserve"> </w:t>
        </w:r>
      </w:ins>
      <w:ins w:id="599" w:author="Lichen Wu" w:date="2022-04-18T16:15:00Z">
        <w:r w:rsidR="00DD0E0A" w:rsidRPr="00DD0E0A">
          <w:t>determined.</w:t>
        </w:r>
      </w:ins>
      <w:ins w:id="600" w:author="LipingWang" w:date="2022-04-18T14:35:00Z">
        <w:del w:id="601" w:author="Lichen Wu" w:date="2022-04-18T16:09:00Z">
          <w:r w:rsidR="00BF18AB" w:rsidDel="00627006">
            <w:delText>Twere described</w:delText>
          </w:r>
        </w:del>
        <w:del w:id="602" w:author="Lichen Wu" w:date="2022-04-18T16:10:00Z">
          <w:r w:rsidR="00BF18AB" w:rsidDel="00627006">
            <w:delText>Tthe is</w:delText>
          </w:r>
        </w:del>
      </w:ins>
      <w:ins w:id="603" w:author="LipingWang" w:date="2022-04-18T14:36:00Z">
        <w:del w:id="604" w:author="Lichen Wu" w:date="2022-04-18T16:10:00Z">
          <w:r w:rsidR="00BF18AB" w:rsidDel="00627006">
            <w:delText xml:space="preserve">GGMR.GGMR </w:delText>
          </w:r>
        </w:del>
      </w:ins>
      <w:ins w:id="605" w:author="LipingWang" w:date="2022-04-18T14:37:00Z">
        <w:del w:id="606" w:author="Lichen Wu" w:date="2022-04-18T16:10:00Z">
          <w:r w:rsidR="00BF18AB" w:rsidDel="00627006">
            <w:delText xml:space="preserve">updates key parameters such as weighting factors, mean vectors, and covariance </w:delText>
          </w:r>
          <w:r w:rsidR="00BF18AB" w:rsidDel="00627006">
            <w:lastRenderedPageBreak/>
            <w:delText>matrices to predict</w:delText>
          </w:r>
        </w:del>
      </w:ins>
      <w:ins w:id="607" w:author="LipingWang" w:date="2022-04-18T14:38:00Z">
        <w:del w:id="608" w:author="Lichen Wu" w:date="2022-04-18T16:10:00Z">
          <w:r w:rsidR="00BF18AB" w:rsidDel="00627006">
            <w:delText xml:space="preserve"> </w:delText>
          </w:r>
        </w:del>
      </w:ins>
      <w:ins w:id="609" w:author="LipingWang" w:date="2022-04-18T14:39:00Z">
        <w:del w:id="610" w:author="Lichen Wu" w:date="2022-04-18T16:10:00Z">
          <w:r w:rsidR="0052628B" w:rsidDel="00627006">
            <w:delText xml:space="preserve">system performance. </w:delText>
          </w:r>
        </w:del>
      </w:ins>
      <w:del w:id="611" w:author="Lichen Wu" w:date="2022-04-17T16:00:00Z">
        <w:r w:rsidR="00961179" w:rsidRPr="005F7DE3" w:rsidDel="00360597">
          <w:delText xml:space="preserve">Enabled by the </w:delText>
        </w:r>
      </w:del>
      <w:ins w:id="612" w:author="Braun, James E" w:date="2022-04-16T12:25:00Z">
        <w:del w:id="613" w:author="Lichen Wu" w:date="2022-04-17T16:00:00Z">
          <w:r w:rsidR="0024790C" w:rsidDel="00360597">
            <w:delText>a</w:delText>
          </w:r>
          <w:r w:rsidR="0024790C" w:rsidRPr="005F7DE3" w:rsidDel="00360597">
            <w:delText xml:space="preserve"> </w:delText>
          </w:r>
        </w:del>
      </w:ins>
      <w:del w:id="614" w:author="Lichen Wu" w:date="2022-04-17T16:00:00Z">
        <w:r w:rsidR="00961179" w:rsidRPr="005F7DE3" w:rsidDel="00360597">
          <w:delText xml:space="preserve">real time predicted </w:delText>
        </w:r>
        <w:r w:rsidR="001B6CB9" w:rsidRPr="005F7DE3" w:rsidDel="00360597">
          <w:delText>system</w:delText>
        </w:r>
        <w:r w:rsidR="00961179" w:rsidRPr="005F7DE3" w:rsidDel="00360597">
          <w:delText xml:space="preserve"> load from </w:delText>
        </w:r>
      </w:del>
      <w:ins w:id="615" w:author="Braun, James E" w:date="2022-04-16T12:25:00Z">
        <w:del w:id="616" w:author="Lichen Wu" w:date="2022-04-17T16:00:00Z">
          <w:r w:rsidR="0024790C" w:rsidDel="00360597">
            <w:delText xml:space="preserve">the </w:delText>
          </w:r>
        </w:del>
      </w:ins>
      <w:del w:id="617" w:author="Lichen Wu" w:date="2022-04-17T16:00:00Z">
        <w:r w:rsidR="00961179" w:rsidRPr="005F7DE3" w:rsidDel="00360597">
          <w:delText>RC model and</w:delText>
        </w:r>
      </w:del>
      <w:ins w:id="618" w:author="Braun, James E" w:date="2022-04-16T12:25:00Z">
        <w:del w:id="619" w:author="Lichen Wu" w:date="2022-04-17T16:00:00Z">
          <w:r w:rsidR="0024790C" w:rsidDel="00360597">
            <w:delText xml:space="preserve"> an</w:delText>
          </w:r>
        </w:del>
      </w:ins>
      <w:del w:id="620" w:author="Lichen Wu" w:date="2022-04-17T16:00:00Z">
        <w:r w:rsidR="00961179" w:rsidRPr="005F7DE3" w:rsidDel="00360597">
          <w:delText xml:space="preserve"> incremental learning framework from </w:delText>
        </w:r>
        <w:r w:rsidR="001A7EC3" w:rsidRPr="005F7DE3" w:rsidDel="00360597">
          <w:delText>the GGMR model</w:delText>
        </w:r>
        <w:r w:rsidR="00961179" w:rsidRPr="005F7DE3" w:rsidDel="00360597">
          <w:delText xml:space="preserve">, </w:delText>
        </w:r>
        <w:r w:rsidR="00B60C87" w:rsidRPr="005F7DE3" w:rsidDel="00360597">
          <w:delText>th</w:delText>
        </w:r>
      </w:del>
      <w:ins w:id="621" w:author="Braun, James E" w:date="2022-04-16T12:25:00Z">
        <w:del w:id="622" w:author="Lichen Wu" w:date="2022-04-17T16:00:00Z">
          <w:r w:rsidR="0024790C" w:rsidDel="00360597">
            <w:delText>e</w:delText>
          </w:r>
        </w:del>
      </w:ins>
      <w:del w:id="623" w:author="Lichen Wu" w:date="2022-04-17T16:00:00Z">
        <w:r w:rsidR="00B60C87" w:rsidRPr="005F7DE3" w:rsidDel="00360597">
          <w:delText xml:space="preserve">ose trained gaussian </w:delText>
        </w:r>
      </w:del>
      <w:ins w:id="624" w:author="Braun, James E" w:date="2022-04-16T15:29:00Z">
        <w:del w:id="625" w:author="Lichen Wu" w:date="2022-04-17T15:53:00Z">
          <w:r w:rsidR="00EA3AA6" w:rsidDel="008B4315">
            <w:delText>G</w:delText>
          </w:r>
        </w:del>
      </w:ins>
      <w:ins w:id="626" w:author="Braun, James E" w:date="2022-04-16T12:25:00Z">
        <w:del w:id="627" w:author="Lichen Wu" w:date="2022-04-17T15:53:00Z">
          <w:r w:rsidR="0024790C" w:rsidRPr="005F7DE3" w:rsidDel="008B4315">
            <w:delText xml:space="preserve">aussian </w:delText>
          </w:r>
        </w:del>
      </w:ins>
      <w:del w:id="628" w:author="Lichen Wu" w:date="2022-04-17T15:53:00Z">
        <w:r w:rsidR="00B60C87" w:rsidRPr="005F7DE3" w:rsidDel="008B4315">
          <w:delText>components</w:delText>
        </w:r>
      </w:del>
      <w:del w:id="629" w:author="Lichen Wu" w:date="2022-04-17T16:00:00Z">
        <w:r w:rsidR="00B60C87" w:rsidRPr="005F7DE3" w:rsidDel="00360597">
          <w:delText xml:space="preserve"> from Expectation Maximization (EM) will be</w:delText>
        </w:r>
      </w:del>
      <w:ins w:id="630" w:author="Braun, James E" w:date="2022-04-16T12:26:00Z">
        <w:del w:id="631" w:author="Lichen Wu" w:date="2022-04-17T16:00:00Z">
          <w:r w:rsidR="0024790C" w:rsidDel="00360597">
            <w:delText>are</w:delText>
          </w:r>
        </w:del>
      </w:ins>
      <w:del w:id="632" w:author="Lichen Wu" w:date="2022-04-17T16:00:00Z">
        <w:r w:rsidR="00B60C87" w:rsidRPr="005F7DE3" w:rsidDel="00360597">
          <w:delText xml:space="preserve"> updated </w:delText>
        </w:r>
        <w:r w:rsidR="007D53FE" w:rsidRPr="005F7DE3" w:rsidDel="00360597">
          <w:delText>accordingly</w:delText>
        </w:r>
        <w:r w:rsidR="001A34D3" w:rsidRPr="005F7DE3" w:rsidDel="00360597">
          <w:delText xml:space="preserve"> as the update</w:delText>
        </w:r>
      </w:del>
      <w:ins w:id="633" w:author="Braun, James E" w:date="2022-04-16T12:26:00Z">
        <w:del w:id="634" w:author="Lichen Wu" w:date="2022-04-17T16:00:00Z">
          <w:r w:rsidR="0024790C" w:rsidDel="00360597">
            <w:delText>using</w:delText>
          </w:r>
        </w:del>
      </w:ins>
      <w:del w:id="635" w:author="Lichen Wu" w:date="2022-04-17T16:00:00Z">
        <w:r w:rsidR="001A34D3" w:rsidRPr="005F7DE3" w:rsidDel="00360597">
          <w:delText xml:space="preserve"> rules shown in </w:delText>
        </w:r>
        <w:r w:rsidR="0017237F" w:rsidDel="00360597">
          <w:delText>e</w:delText>
        </w:r>
        <w:r w:rsidR="001A34D3" w:rsidRPr="005F7DE3" w:rsidDel="00360597">
          <w:delText>quation</w:delText>
        </w:r>
      </w:del>
      <w:ins w:id="636" w:author="Braun, James E" w:date="2022-04-16T12:26:00Z">
        <w:del w:id="637" w:author="Lichen Wu" w:date="2022-04-17T16:00:00Z">
          <w:r w:rsidR="0024790C" w:rsidDel="00360597">
            <w:delText>s</w:delText>
          </w:r>
        </w:del>
      </w:ins>
      <w:del w:id="638" w:author="Lichen Wu" w:date="2022-04-17T16:00:00Z">
        <w:r w:rsidR="001A34D3" w:rsidRPr="005F7DE3" w:rsidDel="00360597">
          <w:delText xml:space="preserve"> </w:delText>
        </w:r>
        <w:r w:rsidR="0017237F" w:rsidDel="00360597">
          <w:delText>(</w:delText>
        </w:r>
        <w:r w:rsidR="0017237F" w:rsidDel="00360597">
          <w:fldChar w:fldCharType="begin"/>
        </w:r>
        <w:r w:rsidR="0017237F" w:rsidDel="00360597">
          <w:delInstrText xml:space="preserve"> REF ggmr_start \h </w:delInstrText>
        </w:r>
        <w:r w:rsidR="0017237F" w:rsidDel="00360597">
          <w:fldChar w:fldCharType="separate"/>
        </w:r>
        <w:r w:rsidR="00543C7D" w:rsidDel="00360597">
          <w:rPr>
            <w:noProof/>
          </w:rPr>
          <w:delText>13</w:delText>
        </w:r>
        <w:r w:rsidR="0017237F" w:rsidDel="00360597">
          <w:fldChar w:fldCharType="end"/>
        </w:r>
        <w:r w:rsidR="0017237F" w:rsidDel="00360597">
          <w:delText>)</w:delText>
        </w:r>
        <w:r w:rsidR="001A34D3" w:rsidRPr="005F7DE3" w:rsidDel="00360597">
          <w:delText xml:space="preserve">~ </w:delText>
        </w:r>
      </w:del>
      <w:ins w:id="639" w:author="Braun, James E" w:date="2022-04-16T12:26:00Z">
        <w:del w:id="640" w:author="Lichen Wu" w:date="2022-04-17T16:00:00Z">
          <w:r w:rsidR="0024790C" w:rsidDel="00360597">
            <w:delText>) -</w:delText>
          </w:r>
          <w:r w:rsidR="0024790C" w:rsidRPr="005F7DE3" w:rsidDel="00360597">
            <w:delText xml:space="preserve"> </w:delText>
          </w:r>
        </w:del>
      </w:ins>
      <w:del w:id="641" w:author="Lichen Wu" w:date="2022-04-17T16:00:00Z">
        <w:r w:rsidR="0017237F" w:rsidDel="00360597">
          <w:delText>(</w:delText>
        </w:r>
        <w:r w:rsidR="0017237F" w:rsidDel="00360597">
          <w:fldChar w:fldCharType="begin"/>
        </w:r>
        <w:r w:rsidR="0017237F" w:rsidDel="00360597">
          <w:delInstrText xml:space="preserve"> REF ggmr_end \h </w:delInstrText>
        </w:r>
        <w:r w:rsidR="0017237F" w:rsidDel="00360597">
          <w:fldChar w:fldCharType="separate"/>
        </w:r>
        <w:r w:rsidR="00543C7D" w:rsidDel="00360597">
          <w:rPr>
            <w:noProof/>
          </w:rPr>
          <w:delText>18</w:delText>
        </w:r>
        <w:r w:rsidR="0017237F" w:rsidDel="00360597">
          <w:fldChar w:fldCharType="end"/>
        </w:r>
        <w:r w:rsidR="0017237F" w:rsidDel="00360597">
          <w:delText>)</w:delText>
        </w:r>
        <w:r w:rsidR="007D53FE" w:rsidRPr="005F7DE3" w:rsidDel="00360597">
          <w:delText xml:space="preserve">. </w:delText>
        </w:r>
      </w:del>
      <w:del w:id="642" w:author="Lichen Wu" w:date="2022-04-17T15:54:00Z">
        <w:r w:rsidR="00527C0E" w:rsidRPr="005F7DE3" w:rsidDel="008B4315">
          <w:delText>Specifically, the RC network module will get the</w:delText>
        </w:r>
      </w:del>
      <w:ins w:id="643" w:author="Braun, James E" w:date="2022-04-16T12:27:00Z">
        <w:del w:id="644" w:author="Lichen Wu" w:date="2022-04-17T15:54:00Z">
          <w:r w:rsidR="0024790C" w:rsidDel="008B4315">
            <w:delText xml:space="preserve">receives </w:delText>
          </w:r>
          <w:commentRangeStart w:id="645"/>
          <w:commentRangeStart w:id="646"/>
          <w:r w:rsidR="0024790C" w:rsidDel="008B4315">
            <w:delText>a</w:delText>
          </w:r>
        </w:del>
      </w:ins>
      <w:del w:id="647" w:author="Lichen Wu" w:date="2022-04-17T15:54:00Z">
        <w:r w:rsidR="00527C0E" w:rsidRPr="005F7DE3" w:rsidDel="008B4315">
          <w:delText xml:space="preserve"> target time step index </w:delText>
        </w:r>
        <w:commentRangeEnd w:id="645"/>
        <w:r w:rsidR="00EA3AA6" w:rsidDel="008B4315">
          <w:rPr>
            <w:rStyle w:val="CommentReference"/>
          </w:rPr>
          <w:commentReference w:id="645"/>
        </w:r>
      </w:del>
      <w:commentRangeEnd w:id="646"/>
      <w:r w:rsidR="003514BF">
        <w:rPr>
          <w:rStyle w:val="CommentReference"/>
        </w:rPr>
        <w:commentReference w:id="646"/>
      </w:r>
      <w:del w:id="648" w:author="Lichen Wu" w:date="2022-04-17T15:54:00Z">
        <w:r w:rsidR="00527C0E" w:rsidRPr="005F7DE3" w:rsidDel="008B4315">
          <w:delText xml:space="preserve">from </w:delText>
        </w:r>
      </w:del>
      <w:ins w:id="649" w:author="Braun, James E" w:date="2022-04-16T12:27:00Z">
        <w:del w:id="650" w:author="Lichen Wu" w:date="2022-04-17T15:54:00Z">
          <w:r w:rsidR="0024790C" w:rsidDel="008B4315">
            <w:delText xml:space="preserve">the </w:delText>
          </w:r>
        </w:del>
      </w:ins>
      <w:del w:id="651" w:author="Lichen Wu" w:date="2022-04-17T15:54:00Z">
        <w:r w:rsidR="00527C0E" w:rsidRPr="005F7DE3" w:rsidDel="008B4315">
          <w:delText>GGMR</w:delText>
        </w:r>
        <w:r w:rsidR="003C646C" w:rsidRPr="005F7DE3" w:rsidDel="008B4315">
          <w:delText xml:space="preserve"> and return</w:delText>
        </w:r>
      </w:del>
      <w:ins w:id="652" w:author="Braun, James E" w:date="2022-04-16T12:27:00Z">
        <w:del w:id="653" w:author="Lichen Wu" w:date="2022-04-17T15:54:00Z">
          <w:r w:rsidR="0024790C" w:rsidDel="008B4315">
            <w:delText>s</w:delText>
          </w:r>
        </w:del>
      </w:ins>
      <w:del w:id="654" w:author="Lichen Wu" w:date="2022-04-17T15:54:00Z">
        <w:r w:rsidR="003C646C" w:rsidRPr="005F7DE3" w:rsidDel="008B4315">
          <w:delText xml:space="preserve"> the </w:delText>
        </w:r>
      </w:del>
      <w:ins w:id="655" w:author="Braun, James E" w:date="2022-04-16T12:27:00Z">
        <w:del w:id="656" w:author="Lichen Wu" w:date="2022-04-17T15:54:00Z">
          <w:r w:rsidR="0024790C" w:rsidDel="008B4315">
            <w:delText>a</w:delText>
          </w:r>
          <w:r w:rsidR="0024790C" w:rsidRPr="005F7DE3" w:rsidDel="008B4315">
            <w:delText xml:space="preserve"> </w:delText>
          </w:r>
        </w:del>
      </w:ins>
      <w:del w:id="657" w:author="Lichen Wu" w:date="2022-04-17T15:54:00Z">
        <w:r w:rsidR="003C646C" w:rsidRPr="005F7DE3" w:rsidDel="008B4315">
          <w:delText xml:space="preserve">predicted RS system load back to </w:delText>
        </w:r>
      </w:del>
      <w:ins w:id="658" w:author="Braun, James E" w:date="2022-04-16T12:27:00Z">
        <w:del w:id="659" w:author="Lichen Wu" w:date="2022-04-17T15:54:00Z">
          <w:r w:rsidR="0024790C" w:rsidDel="008B4315">
            <w:delText xml:space="preserve">the </w:delText>
          </w:r>
        </w:del>
      </w:ins>
      <w:del w:id="660" w:author="Lichen Wu" w:date="2022-04-17T15:54:00Z">
        <w:r w:rsidR="003C646C" w:rsidRPr="005F7DE3" w:rsidDel="008B4315">
          <w:delText>GGMR module.</w:delText>
        </w:r>
      </w:del>
    </w:p>
    <w:p w14:paraId="5729640A" w14:textId="77777777" w:rsidR="00627006" w:rsidRPr="001E0F94" w:rsidRDefault="00627006" w:rsidP="00B834A1">
      <w:pPr>
        <w:jc w:val="both"/>
        <w:rPr>
          <w:ins w:id="661" w:author="Lichen Wu" w:date="2022-04-18T16:10:00Z"/>
        </w:rPr>
      </w:pPr>
    </w:p>
    <w:p w14:paraId="02E93808" w14:textId="77777777" w:rsidR="0062676E" w:rsidRPr="005F7DE3" w:rsidRDefault="0062676E" w:rsidP="00B834A1">
      <w:pPr>
        <w:jc w:val="both"/>
        <w:rPr>
          <w:rFonts w:eastAsiaTheme="minorEastAsia"/>
          <w:lang w:eastAsia="zh-CN"/>
        </w:rPr>
      </w:pPr>
    </w:p>
    <w:p w14:paraId="65E643EC" w14:textId="25834A78" w:rsidR="0062676E" w:rsidRPr="005F7DE3" w:rsidRDefault="001A3C5A" w:rsidP="00FE55B0">
      <w:pPr>
        <w:keepNext/>
        <w:jc w:val="center"/>
      </w:pPr>
      <w:del w:id="662" w:author="Lichen Wu" w:date="2022-04-17T15:51:00Z">
        <w:r w:rsidRPr="005F7DE3" w:rsidDel="00FE21B5">
          <w:rPr>
            <w:noProof/>
          </w:rPr>
          <w:drawing>
            <wp:inline distT="0" distB="0" distL="0" distR="0" wp14:anchorId="5D49EC23" wp14:editId="4E156048">
              <wp:extent cx="4080510" cy="1535860"/>
              <wp:effectExtent l="19050" t="19050" r="0" b="762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5788" cy="1541611"/>
                      </a:xfrm>
                      <a:prstGeom prst="rect">
                        <a:avLst/>
                      </a:prstGeom>
                      <a:ln>
                        <a:solidFill>
                          <a:schemeClr val="tx1"/>
                        </a:solidFill>
                      </a:ln>
                    </pic:spPr>
                  </pic:pic>
                </a:graphicData>
              </a:graphic>
            </wp:inline>
          </w:drawing>
        </w:r>
      </w:del>
      <w:ins w:id="663" w:author="Lichen Wu" w:date="2022-04-18T15:50:00Z">
        <w:r w:rsidR="00EB07BC" w:rsidRPr="00EB07BC">
          <w:rPr>
            <w:noProof/>
          </w:rPr>
          <w:drawing>
            <wp:inline distT="0" distB="0" distL="0" distR="0" wp14:anchorId="0CF987C8" wp14:editId="4DB5743A">
              <wp:extent cx="5043068" cy="1988670"/>
              <wp:effectExtent l="19050" t="19050" r="24765" b="1206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5043068" cy="1988670"/>
                      </a:xfrm>
                      <a:prstGeom prst="rect">
                        <a:avLst/>
                      </a:prstGeom>
                      <a:ln>
                        <a:solidFill>
                          <a:schemeClr val="tx1"/>
                        </a:solidFill>
                      </a:ln>
                    </pic:spPr>
                  </pic:pic>
                </a:graphicData>
              </a:graphic>
            </wp:inline>
          </w:drawing>
        </w:r>
      </w:ins>
    </w:p>
    <w:p w14:paraId="2249E40D" w14:textId="0479AC71" w:rsidR="0062676E" w:rsidRPr="005F7DE3" w:rsidRDefault="0062676E" w:rsidP="00AC6A1D">
      <w:pPr>
        <w:pStyle w:val="Caption"/>
      </w:pPr>
      <w:r w:rsidRPr="005F7DE3">
        <w:rPr>
          <w:b/>
          <w:bCs/>
        </w:rPr>
        <w:t xml:space="preserve">Figure </w:t>
      </w:r>
      <w:bookmarkStart w:id="664" w:name="hybrid_show"/>
      <w:r w:rsidRPr="005F7DE3">
        <w:rPr>
          <w:b/>
          <w:bCs/>
        </w:rPr>
        <w:fldChar w:fldCharType="begin"/>
      </w:r>
      <w:r w:rsidRPr="005F7DE3">
        <w:rPr>
          <w:b/>
          <w:bCs/>
        </w:rPr>
        <w:instrText xml:space="preserve"> SEQ Figure \* ARABIC </w:instrText>
      </w:r>
      <w:r w:rsidRPr="005F7DE3">
        <w:rPr>
          <w:b/>
          <w:bCs/>
        </w:rPr>
        <w:fldChar w:fldCharType="separate"/>
      </w:r>
      <w:r w:rsidR="009A60BB">
        <w:rPr>
          <w:b/>
          <w:bCs/>
          <w:noProof/>
        </w:rPr>
        <w:t>1</w:t>
      </w:r>
      <w:r w:rsidRPr="005F7DE3">
        <w:rPr>
          <w:b/>
          <w:bCs/>
        </w:rPr>
        <w:fldChar w:fldCharType="end"/>
      </w:r>
      <w:bookmarkEnd w:id="664"/>
      <w:r w:rsidRPr="005F7DE3">
        <w:t xml:space="preserve"> Underlying </w:t>
      </w:r>
      <w:ins w:id="665" w:author="Lichen Wu" w:date="2022-04-17T15:52:00Z">
        <w:r w:rsidR="00FE21B5">
          <w:t>c</w:t>
        </w:r>
      </w:ins>
      <w:del w:id="666" w:author="Lichen Wu" w:date="2022-04-17T15:52:00Z">
        <w:r w:rsidR="00120EEC" w:rsidRPr="005F7DE3" w:rsidDel="00FE21B5">
          <w:delText>C</w:delText>
        </w:r>
      </w:del>
      <w:r w:rsidR="00120EEC" w:rsidRPr="005F7DE3">
        <w:t>ommunication</w:t>
      </w:r>
      <w:r w:rsidRPr="005F7DE3">
        <w:t xml:space="preserve"> for </w:t>
      </w:r>
      <w:ins w:id="667" w:author="Lichen Wu" w:date="2022-04-17T15:52:00Z">
        <w:r w:rsidR="00FE21B5">
          <w:t>h</w:t>
        </w:r>
      </w:ins>
      <w:del w:id="668" w:author="Lichen Wu" w:date="2022-04-17T15:52:00Z">
        <w:r w:rsidRPr="005F7DE3" w:rsidDel="00FE21B5">
          <w:delText>H</w:delText>
        </w:r>
      </w:del>
      <w:r w:rsidRPr="005F7DE3">
        <w:t xml:space="preserve">ybrid </w:t>
      </w:r>
      <w:ins w:id="669" w:author="Lichen Wu" w:date="2022-04-17T15:52:00Z">
        <w:r w:rsidR="00FE21B5">
          <w:t>a</w:t>
        </w:r>
      </w:ins>
      <w:del w:id="670" w:author="Lichen Wu" w:date="2022-04-17T15:52:00Z">
        <w:r w:rsidRPr="005F7DE3" w:rsidDel="00FE21B5">
          <w:delText>A</w:delText>
        </w:r>
      </w:del>
      <w:r w:rsidRPr="005F7DE3">
        <w:t>pproach</w:t>
      </w:r>
      <w:ins w:id="671" w:author="Lichen Wu" w:date="2022-04-18T17:09:00Z">
        <w:r w:rsidR="00497AF9">
          <w:t>.</w:t>
        </w:r>
      </w:ins>
    </w:p>
    <w:p w14:paraId="67C77BE2" w14:textId="08F64921" w:rsidR="00120EEC" w:rsidRPr="005F7DE3" w:rsidRDefault="00120EEC" w:rsidP="00120EEC">
      <w:pPr>
        <w:rPr>
          <w:lang w:eastAsia="zh-CN"/>
        </w:rPr>
      </w:pPr>
    </w:p>
    <w:p w14:paraId="12D8FBCE" w14:textId="56959FC3" w:rsidR="00A57370" w:rsidRPr="005F7DE3" w:rsidRDefault="00A57370" w:rsidP="00EB07BC">
      <w:pPr>
        <w:pStyle w:val="Heading2"/>
      </w:pPr>
      <w:bookmarkStart w:id="672" w:name="sec_2_criteria"/>
      <w:r w:rsidRPr="005F7DE3">
        <w:t>2.</w:t>
      </w:r>
      <w:r w:rsidR="001B6420" w:rsidRPr="005F7DE3">
        <w:t>4</w:t>
      </w:r>
      <w:r w:rsidRPr="005F7DE3">
        <w:t xml:space="preserve"> </w:t>
      </w:r>
      <w:bookmarkEnd w:id="672"/>
      <w:r w:rsidRPr="005F7DE3">
        <w:t>Model Performance Evaluation Criteria</w:t>
      </w:r>
    </w:p>
    <w:p w14:paraId="2940B7A6" w14:textId="45DB58BC" w:rsidR="00A57370" w:rsidRPr="005F7DE3" w:rsidRDefault="00A57370" w:rsidP="00A57370">
      <w:r w:rsidRPr="005F7DE3">
        <w:t xml:space="preserve">Four indices, </w:t>
      </w:r>
      <w:ins w:id="673" w:author="Lichen Wu" w:date="2022-04-17T18:44:00Z">
        <w:r w:rsidR="00460A14">
          <w:t>N</w:t>
        </w:r>
      </w:ins>
      <w:del w:id="674" w:author="Lichen Wu" w:date="2022-04-17T18:44:00Z">
        <w:r w:rsidRPr="005F7DE3" w:rsidDel="00460A14">
          <w:delText>n</w:delText>
        </w:r>
      </w:del>
      <w:r w:rsidRPr="005F7DE3">
        <w:t xml:space="preserve">ormalized </w:t>
      </w:r>
      <w:ins w:id="675" w:author="Lichen Wu" w:date="2022-04-17T18:44:00Z">
        <w:r w:rsidR="00460A14">
          <w:t>R</w:t>
        </w:r>
      </w:ins>
      <w:del w:id="676" w:author="Lichen Wu" w:date="2022-04-17T18:44:00Z">
        <w:r w:rsidRPr="005F7DE3" w:rsidDel="00460A14">
          <w:delText>r</w:delText>
        </w:r>
      </w:del>
      <w:r w:rsidRPr="005F7DE3">
        <w:t xml:space="preserve">oot </w:t>
      </w:r>
      <w:ins w:id="677" w:author="Lichen Wu" w:date="2022-04-17T18:44:00Z">
        <w:r w:rsidR="00460A14">
          <w:t>M</w:t>
        </w:r>
      </w:ins>
      <w:del w:id="678" w:author="Lichen Wu" w:date="2022-04-17T18:44:00Z">
        <w:r w:rsidRPr="005F7DE3" w:rsidDel="00460A14">
          <w:delText>m</w:delText>
        </w:r>
      </w:del>
      <w:r w:rsidRPr="005F7DE3">
        <w:t xml:space="preserve">ean </w:t>
      </w:r>
      <w:ins w:id="679" w:author="Lichen Wu" w:date="2022-04-17T18:44:00Z">
        <w:r w:rsidR="00460A14">
          <w:t>S</w:t>
        </w:r>
      </w:ins>
      <w:del w:id="680" w:author="Lichen Wu" w:date="2022-04-17T18:44:00Z">
        <w:r w:rsidRPr="005F7DE3" w:rsidDel="00460A14">
          <w:delText>s</w:delText>
        </w:r>
      </w:del>
      <w:r w:rsidRPr="005F7DE3">
        <w:t xml:space="preserve">quare </w:t>
      </w:r>
      <w:ins w:id="681" w:author="Lichen Wu" w:date="2022-04-17T18:44:00Z">
        <w:r w:rsidR="00460A14">
          <w:t>E</w:t>
        </w:r>
      </w:ins>
      <w:del w:id="682" w:author="Lichen Wu" w:date="2022-04-17T18:44:00Z">
        <w:r w:rsidRPr="005F7DE3" w:rsidDel="00460A14">
          <w:delText>e</w:delText>
        </w:r>
      </w:del>
      <w:r w:rsidRPr="005F7DE3">
        <w:t xml:space="preserve">rror (NRMSE), </w:t>
      </w:r>
      <w:ins w:id="683" w:author="Lichen Wu" w:date="2022-04-17T18:44:00Z">
        <w:r w:rsidR="00460A14">
          <w:t>C</w:t>
        </w:r>
      </w:ins>
      <w:del w:id="684" w:author="Lichen Wu" w:date="2022-04-17T18:44:00Z">
        <w:r w:rsidRPr="005F7DE3" w:rsidDel="00460A14">
          <w:delText>c</w:delText>
        </w:r>
      </w:del>
      <w:r w:rsidRPr="005F7DE3">
        <w:t xml:space="preserve">oefficient of </w:t>
      </w:r>
      <w:ins w:id="685" w:author="Lichen Wu" w:date="2022-04-17T18:45:00Z">
        <w:r w:rsidR="00460A14">
          <w:t>V</w:t>
        </w:r>
      </w:ins>
      <w:del w:id="686" w:author="Lichen Wu" w:date="2022-04-17T18:45:00Z">
        <w:r w:rsidRPr="005F7DE3" w:rsidDel="00460A14">
          <w:delText>v</w:delText>
        </w:r>
      </w:del>
      <w:r w:rsidRPr="005F7DE3">
        <w:t xml:space="preserve">ariation of </w:t>
      </w:r>
      <w:ins w:id="687" w:author="Lichen Wu" w:date="2022-04-17T18:45:00Z">
        <w:r w:rsidR="00460A14">
          <w:t xml:space="preserve">RMSE </w:t>
        </w:r>
      </w:ins>
      <w:del w:id="688" w:author="Lichen Wu" w:date="2022-04-17T18:45:00Z">
        <w:r w:rsidRPr="005F7DE3" w:rsidDel="00460A14">
          <w:delText xml:space="preserve">root mean square error </w:delText>
        </w:r>
      </w:del>
      <w:r w:rsidRPr="005F7DE3">
        <w:t xml:space="preserve">(CVRMSE), </w:t>
      </w:r>
      <w:ins w:id="689" w:author="Lichen Wu" w:date="2022-04-18T15:21:00Z">
        <w:r w:rsidR="00191064">
          <w:t xml:space="preserve">and </w:t>
        </w:r>
      </w:ins>
      <w:ins w:id="690" w:author="Lichen Wu" w:date="2022-04-17T18:45:00Z">
        <w:r w:rsidR="00460A14">
          <w:t>M</w:t>
        </w:r>
      </w:ins>
      <w:del w:id="691" w:author="Lichen Wu" w:date="2022-04-17T18:45:00Z">
        <w:r w:rsidRPr="005F7DE3" w:rsidDel="00460A14">
          <w:delText>m</w:delText>
        </w:r>
      </w:del>
      <w:r w:rsidRPr="005F7DE3">
        <w:t xml:space="preserve">ean </w:t>
      </w:r>
      <w:ins w:id="692" w:author="Lichen Wu" w:date="2022-04-17T18:45:00Z">
        <w:r w:rsidR="00460A14">
          <w:t>A</w:t>
        </w:r>
      </w:ins>
      <w:del w:id="693" w:author="Lichen Wu" w:date="2022-04-17T18:45:00Z">
        <w:r w:rsidRPr="005F7DE3" w:rsidDel="00460A14">
          <w:delText>a</w:delText>
        </w:r>
      </w:del>
      <w:r w:rsidRPr="005F7DE3">
        <w:t xml:space="preserve">bsolute </w:t>
      </w:r>
      <w:ins w:id="694" w:author="Lichen Wu" w:date="2022-04-17T18:45:00Z">
        <w:r w:rsidR="00460A14">
          <w:t>E</w:t>
        </w:r>
      </w:ins>
      <w:del w:id="695" w:author="Lichen Wu" w:date="2022-04-17T18:45:00Z">
        <w:r w:rsidRPr="005F7DE3" w:rsidDel="00460A14">
          <w:delText>e</w:delText>
        </w:r>
      </w:del>
      <w:r w:rsidRPr="005F7DE3">
        <w:t xml:space="preserve">rror (MAE), and </w:t>
      </w:r>
      <w:ins w:id="696" w:author="Lichen Wu" w:date="2022-04-18T18:22:00Z">
        <w:r w:rsidR="00BA2C88">
          <w:t>M</w:t>
        </w:r>
      </w:ins>
      <w:del w:id="697" w:author="Lichen Wu" w:date="2022-04-18T18:22:00Z">
        <w:r w:rsidRPr="005F7DE3" w:rsidDel="00BA2C88">
          <w:delText>m</w:delText>
        </w:r>
      </w:del>
      <w:r w:rsidRPr="005F7DE3">
        <w:t xml:space="preserve">ean </w:t>
      </w:r>
      <w:ins w:id="698" w:author="Lichen Wu" w:date="2022-04-18T18:22:00Z">
        <w:r w:rsidR="00BA2C88">
          <w:t>A</w:t>
        </w:r>
      </w:ins>
      <w:del w:id="699" w:author="Lichen Wu" w:date="2022-04-18T18:22:00Z">
        <w:r w:rsidRPr="005F7DE3" w:rsidDel="00BA2C88">
          <w:delText>a</w:delText>
        </w:r>
      </w:del>
      <w:r w:rsidRPr="005F7DE3">
        <w:t xml:space="preserve">bsolute </w:t>
      </w:r>
      <w:ins w:id="700" w:author="Lichen Wu" w:date="2022-04-18T18:22:00Z">
        <w:r w:rsidR="00BA2C88">
          <w:t>P</w:t>
        </w:r>
      </w:ins>
      <w:del w:id="701" w:author="Lichen Wu" w:date="2022-04-18T18:22:00Z">
        <w:r w:rsidRPr="005F7DE3" w:rsidDel="00BA2C88">
          <w:delText>p</w:delText>
        </w:r>
      </w:del>
      <w:r w:rsidRPr="005F7DE3">
        <w:t xml:space="preserve">ercentage </w:t>
      </w:r>
      <w:ins w:id="702" w:author="Lichen Wu" w:date="2022-04-18T18:22:00Z">
        <w:r w:rsidR="00BA2C88">
          <w:t>E</w:t>
        </w:r>
      </w:ins>
      <w:del w:id="703" w:author="Lichen Wu" w:date="2022-04-18T18:22:00Z">
        <w:r w:rsidRPr="005F7DE3" w:rsidDel="00BA2C88">
          <w:delText>e</w:delText>
        </w:r>
      </w:del>
      <w:r w:rsidRPr="005F7DE3">
        <w:t>rror (MAPE)</w:t>
      </w:r>
      <w:ins w:id="704" w:author="Braun, James E" w:date="2022-04-16T12:27:00Z">
        <w:r w:rsidR="00ED39A8">
          <w:t xml:space="preserve">, are used to for </w:t>
        </w:r>
      </w:ins>
      <w:ins w:id="705" w:author="Braun, James E" w:date="2022-04-16T12:28:00Z">
        <w:r w:rsidR="00ED39A8">
          <w:t>model performance evaluation</w:t>
        </w:r>
      </w:ins>
      <w:r w:rsidRPr="005F7DE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7985"/>
        <w:gridCol w:w="750"/>
        <w:gridCol w:w="10"/>
      </w:tblGrid>
      <w:tr w:rsidR="00A57370" w:rsidRPr="005F7DE3" w14:paraId="56ECCA69" w14:textId="77777777" w:rsidTr="00BA158B">
        <w:trPr>
          <w:gridAfter w:val="1"/>
          <w:wAfter w:w="10" w:type="dxa"/>
          <w:jc w:val="center"/>
        </w:trPr>
        <w:tc>
          <w:tcPr>
            <w:tcW w:w="625" w:type="dxa"/>
            <w:vAlign w:val="center"/>
          </w:tcPr>
          <w:p w14:paraId="32D21C6B" w14:textId="77777777" w:rsidR="00A57370" w:rsidRPr="005F7DE3" w:rsidRDefault="00A57370" w:rsidP="00BA158B"/>
        </w:tc>
        <w:tc>
          <w:tcPr>
            <w:tcW w:w="8100" w:type="dxa"/>
            <w:vAlign w:val="center"/>
          </w:tcPr>
          <w:p w14:paraId="419908CA" w14:textId="77777777" w:rsidR="00A57370" w:rsidRPr="005F7DE3" w:rsidRDefault="00A57370" w:rsidP="000E6F46">
            <w:pPr>
              <w:spacing w:line="360" w:lineRule="auto"/>
              <w:jc w:val="center"/>
            </w:pPr>
            <m:oMathPara>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measured,k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predicted,k</m:t>
                                        </m:r>
                                      </m:sub>
                                    </m:sSub>
                                  </m:e>
                                </m:d>
                              </m:e>
                              <m:sup>
                                <m:r>
                                  <w:rPr>
                                    <w:rFonts w:ascii="Cambria Math" w:hAnsi="Cambria Math"/>
                                  </w:rPr>
                                  <m:t>2</m:t>
                                </m:r>
                              </m:sup>
                            </m:sSup>
                          </m:e>
                        </m:nary>
                      </m:num>
                      <m:den>
                        <m:r>
                          <w:rPr>
                            <w:rFonts w:ascii="Cambria Math" w:hAnsi="Cambria Math"/>
                          </w:rPr>
                          <m:t>n-1</m:t>
                        </m:r>
                      </m:den>
                    </m:f>
                  </m:e>
                </m:rad>
              </m:oMath>
            </m:oMathPara>
          </w:p>
        </w:tc>
        <w:tc>
          <w:tcPr>
            <w:tcW w:w="625" w:type="dxa"/>
            <w:vAlign w:val="center"/>
          </w:tcPr>
          <w:p w14:paraId="26F31802" w14:textId="5B1C0DC6" w:rsidR="00A57370" w:rsidRPr="005F7DE3" w:rsidRDefault="00A57370" w:rsidP="000E6F46">
            <w:pPr>
              <w:spacing w:line="360" w:lineRule="auto"/>
            </w:pPr>
            <w:r w:rsidRPr="005F7DE3">
              <w:t>(</w:t>
            </w:r>
            <w:fldSimple w:instr=" SEQ Eq \* MERGEFORMAT ">
              <w:ins w:id="706" w:author="Lichen Wu" w:date="2022-04-18T18:52:00Z">
                <w:r w:rsidR="009A60BB">
                  <w:rPr>
                    <w:noProof/>
                  </w:rPr>
                  <w:t>19</w:t>
                </w:r>
              </w:ins>
              <w:del w:id="707" w:author="Lichen Wu" w:date="2022-04-18T18:51:00Z">
                <w:r w:rsidR="00C9672E" w:rsidDel="00C9672E">
                  <w:rPr>
                    <w:noProof/>
                  </w:rPr>
                  <w:delText>19</w:delText>
                </w:r>
              </w:del>
            </w:fldSimple>
            <w:r w:rsidRPr="005F7DE3">
              <w:t>)</w:t>
            </w:r>
          </w:p>
        </w:tc>
      </w:tr>
      <w:tr w:rsidR="00A57370" w:rsidRPr="005F7DE3" w14:paraId="20E00BE5" w14:textId="77777777" w:rsidTr="00BA158B">
        <w:trPr>
          <w:gridAfter w:val="1"/>
          <w:wAfter w:w="10" w:type="dxa"/>
          <w:jc w:val="center"/>
        </w:trPr>
        <w:tc>
          <w:tcPr>
            <w:tcW w:w="625" w:type="dxa"/>
            <w:vAlign w:val="center"/>
          </w:tcPr>
          <w:p w14:paraId="551DF523" w14:textId="77777777" w:rsidR="00A57370" w:rsidRPr="005F7DE3" w:rsidRDefault="00A57370" w:rsidP="00BA158B"/>
        </w:tc>
        <w:tc>
          <w:tcPr>
            <w:tcW w:w="8100" w:type="dxa"/>
            <w:vAlign w:val="center"/>
          </w:tcPr>
          <w:p w14:paraId="79521521" w14:textId="537AEE57" w:rsidR="00A57370" w:rsidRPr="005F7DE3" w:rsidRDefault="00D47CBD" w:rsidP="000E6F46">
            <w:pPr>
              <w:spacing w:line="360" w:lineRule="auto"/>
              <w:jc w:val="center"/>
            </w:pPr>
            <m:oMathPara>
              <m:oMath>
                <m:r>
                  <m:rPr>
                    <m:sty m:val="p"/>
                  </m:rPr>
                  <w:rPr>
                    <w:rFonts w:ascii="Cambria Math" w:hAnsi="Cambria Math"/>
                  </w:rPr>
                  <m:t>NRMSE</m:t>
                </m:r>
                <m:r>
                  <w:rPr>
                    <w:rFonts w:ascii="Cambria Math" w:hAnsi="Cambria Math"/>
                  </w:rPr>
                  <m:t>=</m:t>
                </m:r>
                <m:f>
                  <m:fPr>
                    <m:ctrlPr>
                      <w:rPr>
                        <w:rFonts w:ascii="Cambria Math" w:hAnsi="Cambria Math"/>
                      </w:rPr>
                    </m:ctrlPr>
                  </m:fPr>
                  <m:num>
                    <m:r>
                      <w:rPr>
                        <w:rFonts w:ascii="Cambria Math" w:hAnsi="Cambria Math"/>
                      </w:rPr>
                      <m:t>RMSE</m:t>
                    </m:r>
                  </m:num>
                  <m:den>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predicted</m:t>
                            </m:r>
                          </m:sub>
                        </m:sSub>
                      </m:e>
                    </m:d>
                  </m:den>
                </m:f>
              </m:oMath>
            </m:oMathPara>
          </w:p>
        </w:tc>
        <w:tc>
          <w:tcPr>
            <w:tcW w:w="625" w:type="dxa"/>
            <w:vAlign w:val="center"/>
          </w:tcPr>
          <w:p w14:paraId="5D0195E3" w14:textId="3B83D708" w:rsidR="00A57370" w:rsidRPr="005F7DE3" w:rsidRDefault="00A57370" w:rsidP="000E6F46">
            <w:pPr>
              <w:spacing w:line="360" w:lineRule="auto"/>
            </w:pPr>
            <w:r w:rsidRPr="005F7DE3">
              <w:t>(</w:t>
            </w:r>
            <w:fldSimple w:instr=" SEQ Eq \* MERGEFORMAT ">
              <w:ins w:id="708" w:author="Lichen Wu" w:date="2022-04-18T18:52:00Z">
                <w:r w:rsidR="009A60BB">
                  <w:rPr>
                    <w:noProof/>
                  </w:rPr>
                  <w:t>20</w:t>
                </w:r>
              </w:ins>
              <w:del w:id="709" w:author="Lichen Wu" w:date="2022-04-18T18:51:00Z">
                <w:r w:rsidR="00C9672E" w:rsidDel="00C9672E">
                  <w:rPr>
                    <w:noProof/>
                  </w:rPr>
                  <w:delText>20</w:delText>
                </w:r>
              </w:del>
            </w:fldSimple>
            <w:r w:rsidRPr="005F7DE3">
              <w:t>)</w:t>
            </w:r>
          </w:p>
        </w:tc>
      </w:tr>
      <w:tr w:rsidR="00A57370" w:rsidRPr="005F7DE3" w14:paraId="5139755E" w14:textId="77777777" w:rsidTr="00BA158B">
        <w:trPr>
          <w:gridAfter w:val="1"/>
          <w:wAfter w:w="10" w:type="dxa"/>
          <w:jc w:val="center"/>
        </w:trPr>
        <w:tc>
          <w:tcPr>
            <w:tcW w:w="625" w:type="dxa"/>
            <w:vAlign w:val="center"/>
          </w:tcPr>
          <w:p w14:paraId="4E350F48" w14:textId="77777777" w:rsidR="00A57370" w:rsidRPr="005F7DE3" w:rsidRDefault="00A57370" w:rsidP="00BA158B"/>
        </w:tc>
        <w:tc>
          <w:tcPr>
            <w:tcW w:w="8100" w:type="dxa"/>
            <w:vAlign w:val="center"/>
          </w:tcPr>
          <w:p w14:paraId="649814BF" w14:textId="7EDDCD40" w:rsidR="00A57370" w:rsidRPr="005F7DE3" w:rsidRDefault="00D47CBD" w:rsidP="000E6F46">
            <w:pPr>
              <w:spacing w:line="360" w:lineRule="auto"/>
              <w:jc w:val="center"/>
            </w:pPr>
            <m:oMathPara>
              <m:oMath>
                <m:r>
                  <m:rPr>
                    <m:sty m:val="p"/>
                  </m:rPr>
                  <w:rPr>
                    <w:rFonts w:ascii="Cambria Math" w:hAnsi="Cambria Math"/>
                  </w:rPr>
                  <m:t>CVRMSE</m:t>
                </m:r>
                <m:r>
                  <w:rPr>
                    <w:rFonts w:ascii="Cambria Math" w:hAnsi="Cambria Math"/>
                  </w:rPr>
                  <m:t>=</m:t>
                </m:r>
                <m:f>
                  <m:fPr>
                    <m:ctrlPr>
                      <w:rPr>
                        <w:rFonts w:ascii="Cambria Math" w:hAnsi="Cambria Math"/>
                      </w:rPr>
                    </m:ctrlPr>
                  </m:fPr>
                  <m:num>
                    <m:r>
                      <w:rPr>
                        <w:rFonts w:ascii="Cambria Math" w:hAnsi="Cambria Math"/>
                      </w:rPr>
                      <m:t>RMSE</m:t>
                    </m:r>
                  </m:num>
                  <m:den>
                    <m:sSub>
                      <m:sSubPr>
                        <m:ctrlPr>
                          <w:rPr>
                            <w:rFonts w:ascii="Cambria Math" w:hAnsi="Cambria Math"/>
                            <w:i/>
                          </w:rPr>
                        </m:ctrlPr>
                      </m:sSubPr>
                      <m:e>
                        <m:acc>
                          <m:accPr>
                            <m:chr m:val="̅"/>
                            <m:ctrlPr>
                              <w:rPr>
                                <w:rFonts w:ascii="Cambria Math" w:hAnsi="Cambria Math"/>
                              </w:rPr>
                            </m:ctrlPr>
                          </m:accPr>
                          <m:e>
                            <m:r>
                              <w:rPr>
                                <w:rFonts w:ascii="Cambria Math" w:hAnsi="Cambria Math"/>
                              </w:rPr>
                              <m:t>y</m:t>
                            </m:r>
                          </m:e>
                        </m:acc>
                        <m:ctrlPr>
                          <w:rPr>
                            <w:rFonts w:ascii="Cambria Math" w:hAnsi="Cambria Math"/>
                          </w:rPr>
                        </m:ctrlPr>
                      </m:e>
                      <m:sub>
                        <m:r>
                          <w:rPr>
                            <w:rFonts w:ascii="Cambria Math" w:hAnsi="Cambria Math"/>
                          </w:rPr>
                          <m:t>measured</m:t>
                        </m:r>
                      </m:sub>
                    </m:sSub>
                  </m:den>
                </m:f>
              </m:oMath>
            </m:oMathPara>
          </w:p>
        </w:tc>
        <w:tc>
          <w:tcPr>
            <w:tcW w:w="625" w:type="dxa"/>
            <w:vAlign w:val="center"/>
          </w:tcPr>
          <w:p w14:paraId="3960CA30" w14:textId="7D53672D" w:rsidR="00A57370" w:rsidRPr="005F7DE3" w:rsidRDefault="00A57370" w:rsidP="000E6F46">
            <w:pPr>
              <w:spacing w:line="360" w:lineRule="auto"/>
            </w:pPr>
            <w:r w:rsidRPr="005F7DE3">
              <w:t>(</w:t>
            </w:r>
            <w:fldSimple w:instr=" SEQ Eq \* MERGEFORMAT ">
              <w:ins w:id="710" w:author="Lichen Wu" w:date="2022-04-18T18:52:00Z">
                <w:r w:rsidR="009A60BB">
                  <w:rPr>
                    <w:noProof/>
                  </w:rPr>
                  <w:t>21</w:t>
                </w:r>
              </w:ins>
              <w:del w:id="711" w:author="Lichen Wu" w:date="2022-04-18T18:51:00Z">
                <w:r w:rsidR="00C9672E" w:rsidDel="00C9672E">
                  <w:rPr>
                    <w:noProof/>
                  </w:rPr>
                  <w:delText>21</w:delText>
                </w:r>
              </w:del>
            </w:fldSimple>
            <w:r w:rsidRPr="005F7DE3">
              <w:t>)</w:t>
            </w:r>
          </w:p>
        </w:tc>
      </w:tr>
      <w:tr w:rsidR="00A57370" w:rsidRPr="005F7DE3" w14:paraId="4B68F284" w14:textId="77777777" w:rsidTr="00BA158B">
        <w:trPr>
          <w:gridAfter w:val="1"/>
          <w:wAfter w:w="10" w:type="dxa"/>
          <w:jc w:val="center"/>
        </w:trPr>
        <w:tc>
          <w:tcPr>
            <w:tcW w:w="625" w:type="dxa"/>
            <w:vAlign w:val="center"/>
          </w:tcPr>
          <w:p w14:paraId="24588080" w14:textId="77777777" w:rsidR="00A57370" w:rsidRPr="005F7DE3" w:rsidRDefault="00A57370" w:rsidP="00BA158B"/>
        </w:tc>
        <w:tc>
          <w:tcPr>
            <w:tcW w:w="8100" w:type="dxa"/>
            <w:vAlign w:val="center"/>
          </w:tcPr>
          <w:p w14:paraId="724670CF" w14:textId="77777777" w:rsidR="00A57370" w:rsidRPr="005F7DE3" w:rsidRDefault="00A57370" w:rsidP="000E6F46">
            <w:pPr>
              <w:spacing w:line="360" w:lineRule="auto"/>
              <w:jc w:val="center"/>
            </w:pPr>
            <m:oMathPara>
              <m:oMath>
                <m:r>
                  <w:rPr>
                    <w:rFonts w:ascii="Cambria Math" w:hAnsi="Cambria Math"/>
                  </w:rPr>
                  <m:t>MAE=</m:t>
                </m:r>
                <m:f>
                  <m:fPr>
                    <m:ctrlPr>
                      <w:rPr>
                        <w:rFonts w:ascii="Cambria Math" w:hAnsi="Cambria Math"/>
                      </w:rPr>
                    </m:ctrlPr>
                  </m:fPr>
                  <m:num>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r>
                          <w:rPr>
                            <w:rFonts w:ascii="Cambria Math" w:hAnsi="Cambria Math"/>
                          </w:rPr>
                          <m:t>abs</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measured,k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predicted,k</m:t>
                                </m:r>
                              </m:sub>
                            </m:sSub>
                          </m:e>
                        </m:d>
                        <m:ctrlPr>
                          <w:rPr>
                            <w:rFonts w:ascii="Cambria Math" w:hAnsi="Cambria Math"/>
                            <w:i/>
                          </w:rPr>
                        </m:ctrlPr>
                      </m:e>
                    </m:nary>
                    <m:ctrlPr>
                      <w:rPr>
                        <w:rFonts w:ascii="Cambria Math" w:hAnsi="Cambria Math"/>
                        <w:i/>
                      </w:rPr>
                    </m:ctrlPr>
                  </m:num>
                  <m:den>
                    <m:r>
                      <w:rPr>
                        <w:rFonts w:ascii="Cambria Math" w:hAnsi="Cambria Math"/>
                      </w:rPr>
                      <m:t>n</m:t>
                    </m:r>
                    <m:ctrlPr>
                      <w:rPr>
                        <w:rFonts w:ascii="Cambria Math" w:hAnsi="Cambria Math"/>
                        <w:i/>
                      </w:rPr>
                    </m:ctrlPr>
                  </m:den>
                </m:f>
              </m:oMath>
            </m:oMathPara>
          </w:p>
        </w:tc>
        <w:tc>
          <w:tcPr>
            <w:tcW w:w="625" w:type="dxa"/>
            <w:vAlign w:val="center"/>
          </w:tcPr>
          <w:p w14:paraId="1362ABE4" w14:textId="335648F8" w:rsidR="00A57370" w:rsidRPr="005F7DE3" w:rsidRDefault="00A57370" w:rsidP="000E6F46">
            <w:pPr>
              <w:spacing w:line="360" w:lineRule="auto"/>
            </w:pPr>
            <w:r w:rsidRPr="005F7DE3">
              <w:t>(</w:t>
            </w:r>
            <w:fldSimple w:instr=" SEQ Eq \* MERGEFORMAT ">
              <w:ins w:id="712" w:author="Lichen Wu" w:date="2022-04-18T18:52:00Z">
                <w:r w:rsidR="009A60BB">
                  <w:rPr>
                    <w:noProof/>
                  </w:rPr>
                  <w:t>22</w:t>
                </w:r>
              </w:ins>
              <w:del w:id="713" w:author="Lichen Wu" w:date="2022-04-18T18:51:00Z">
                <w:r w:rsidR="00C9672E" w:rsidDel="00C9672E">
                  <w:rPr>
                    <w:noProof/>
                  </w:rPr>
                  <w:delText>22</w:delText>
                </w:r>
              </w:del>
            </w:fldSimple>
            <w:r w:rsidRPr="005F7DE3">
              <w:t>)</w:t>
            </w:r>
          </w:p>
        </w:tc>
      </w:tr>
      <w:tr w:rsidR="00BB6928" w:rsidRPr="005F7DE3" w14:paraId="553C583E" w14:textId="0E85F516" w:rsidTr="00BA158B">
        <w:trPr>
          <w:jc w:val="center"/>
        </w:trPr>
        <w:tc>
          <w:tcPr>
            <w:tcW w:w="625" w:type="dxa"/>
            <w:vAlign w:val="center"/>
          </w:tcPr>
          <w:p w14:paraId="142C7DA2" w14:textId="26F4B663" w:rsidR="00191064" w:rsidRPr="005F7DE3" w:rsidRDefault="00191064" w:rsidP="00BA158B"/>
        </w:tc>
        <w:tc>
          <w:tcPr>
            <w:tcW w:w="8100" w:type="dxa"/>
            <w:vAlign w:val="center"/>
          </w:tcPr>
          <w:p w14:paraId="09DC74DD" w14:textId="1505A92B" w:rsidR="00191064" w:rsidRPr="005F7DE3" w:rsidRDefault="00191064" w:rsidP="000E6F46">
            <w:pPr>
              <w:spacing w:line="360" w:lineRule="auto"/>
              <w:jc w:val="center"/>
            </w:pPr>
            <m:oMath>
              <m:r>
                <w:rPr>
                  <w:rFonts w:ascii="Cambria Math" w:hAnsi="Cambria Math"/>
                </w:rPr>
                <m:t>MAPE</m:t>
              </m:r>
            </m:oMath>
            <w:r w:rsidRPr="005F7DE3">
              <w:t xml:space="preserve"> =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r>
                    <w:rPr>
                      <w:rFonts w:ascii="Cambria Math" w:hAnsi="Cambria Math"/>
                    </w:rPr>
                    <m:t>abs</m:t>
                  </m:r>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y</m:t>
                              </m:r>
                            </m:e>
                            <m:sub>
                              <m:r>
                                <w:rPr>
                                  <w:rFonts w:ascii="Cambria Math" w:hAnsi="Cambria Math"/>
                                </w:rPr>
                                <m:t>measured,k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predicted,k</m:t>
                              </m:r>
                            </m:sub>
                          </m:sSub>
                        </m:num>
                        <m:den>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measured,k</m:t>
                              </m:r>
                            </m:sub>
                          </m:sSub>
                        </m:den>
                      </m:f>
                      <m:ctrlPr>
                        <w:rPr>
                          <w:rFonts w:ascii="Cambria Math" w:hAnsi="Cambria Math"/>
                        </w:rPr>
                      </m:ctrlPr>
                    </m:e>
                  </m:d>
                  <m:ctrlPr>
                    <w:rPr>
                      <w:rFonts w:ascii="Cambria Math" w:hAnsi="Cambria Math"/>
                      <w:i/>
                    </w:rPr>
                  </m:ctrlPr>
                </m:e>
              </m:nary>
            </m:oMath>
          </w:p>
        </w:tc>
        <w:tc>
          <w:tcPr>
            <w:tcW w:w="625" w:type="dxa"/>
            <w:gridSpan w:val="2"/>
            <w:vAlign w:val="center"/>
          </w:tcPr>
          <w:p w14:paraId="697C00EC" w14:textId="2107F4C5" w:rsidR="00191064" w:rsidRPr="005F7DE3" w:rsidRDefault="00191064" w:rsidP="000E6F46">
            <w:pPr>
              <w:spacing w:line="360" w:lineRule="auto"/>
            </w:pPr>
            <w:r w:rsidRPr="005F7DE3">
              <w:t>(</w:t>
            </w:r>
            <w:r w:rsidR="008F54D4">
              <w:fldChar w:fldCharType="begin"/>
            </w:r>
            <w:r w:rsidR="008F54D4">
              <w:instrText xml:space="preserve"> SEQ Eq \* MERGEFORMAT </w:instrText>
            </w:r>
            <w:r w:rsidR="008F54D4">
              <w:fldChar w:fldCharType="separate"/>
            </w:r>
            <w:ins w:id="714" w:author="Lichen Wu" w:date="2022-04-18T18:52:00Z">
              <w:r w:rsidR="009A60BB">
                <w:rPr>
                  <w:noProof/>
                </w:rPr>
                <w:t>23</w:t>
              </w:r>
            </w:ins>
            <w:del w:id="715" w:author="Lichen Wu" w:date="2022-04-18T18:51:00Z">
              <w:r w:rsidR="00C9672E" w:rsidDel="00C9672E">
                <w:rPr>
                  <w:noProof/>
                </w:rPr>
                <w:delText>23</w:delText>
              </w:r>
            </w:del>
            <w:r w:rsidR="008F54D4">
              <w:rPr>
                <w:noProof/>
              </w:rPr>
              <w:fldChar w:fldCharType="end"/>
            </w:r>
            <w:r w:rsidRPr="005F7DE3">
              <w:t>)</w:t>
            </w:r>
          </w:p>
        </w:tc>
      </w:tr>
    </w:tbl>
    <w:p w14:paraId="6906A023" w14:textId="33493E2F" w:rsidR="005534DD" w:rsidRPr="005F7DE3" w:rsidRDefault="00A57370" w:rsidP="00C4330D">
      <w:pPr>
        <w:jc w:val="both"/>
      </w:pPr>
      <w:r w:rsidRPr="005F7DE3">
        <w:rPr>
          <w:szCs w:val="24"/>
        </w:rPr>
        <w:t xml:space="preserve">where n </w:t>
      </w:r>
      <w:ins w:id="716" w:author="Braun, James E" w:date="2022-04-16T12:28:00Z">
        <w:r w:rsidR="00ED39A8">
          <w:rPr>
            <w:szCs w:val="24"/>
          </w:rPr>
          <w:t xml:space="preserve">is </w:t>
        </w:r>
      </w:ins>
      <w:r w:rsidRPr="005F7DE3">
        <w:rPr>
          <w:szCs w:val="24"/>
        </w:rPr>
        <w:t xml:space="preserve">the number of observations,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predicted</m:t>
                </m:r>
              </m:sub>
            </m:sSub>
          </m:e>
        </m:d>
        <m:r>
          <w:ins w:id="717" w:author="Braun, James E" w:date="2022-04-16T12:28:00Z">
            <w:rPr>
              <w:rFonts w:ascii="Cambria Math" w:hAnsi="Cambria Math"/>
            </w:rPr>
            <m:t xml:space="preserve"> </m:t>
          </w:ins>
        </m:r>
      </m:oMath>
      <w:r w:rsidRPr="005F7DE3">
        <w:t>is the standard deviation of predictions,</w:t>
      </w:r>
      <w:ins w:id="718" w:author="Braun, James E" w:date="2022-04-16T12:28:00Z">
        <w:r w:rsidR="00ED39A8">
          <w:t xml:space="preserve"> and</w:t>
        </w:r>
      </w:ins>
      <w:r w:rsidRPr="005F7DE3">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y</m:t>
                </m:r>
              </m:e>
            </m:acc>
            <m:ctrlPr>
              <w:rPr>
                <w:rFonts w:ascii="Cambria Math" w:hAnsi="Cambria Math"/>
              </w:rPr>
            </m:ctrlPr>
          </m:e>
          <m:sub>
            <m:r>
              <w:rPr>
                <w:rFonts w:ascii="Cambria Math" w:hAnsi="Cambria Math"/>
              </w:rPr>
              <m:t>measured</m:t>
            </m:r>
          </m:sub>
        </m:sSub>
      </m:oMath>
      <w:r w:rsidRPr="005F7DE3">
        <w:t xml:space="preserve"> is the average of measured values.</w:t>
      </w:r>
    </w:p>
    <w:p w14:paraId="343CE75A" w14:textId="77777777" w:rsidR="0062676E" w:rsidRPr="005F7DE3" w:rsidRDefault="0062676E" w:rsidP="007D53FE">
      <w:pPr>
        <w:rPr>
          <w:lang w:eastAsia="zh-CN"/>
        </w:rPr>
      </w:pPr>
    </w:p>
    <w:p w14:paraId="28DF8528" w14:textId="18FE0A0D" w:rsidR="00B50A22" w:rsidRPr="005F7DE3" w:rsidRDefault="00B50A22" w:rsidP="00BD1E49">
      <w:pPr>
        <w:pStyle w:val="Heading1"/>
      </w:pPr>
      <w:r w:rsidRPr="005F7DE3">
        <w:lastRenderedPageBreak/>
        <w:t>3.</w:t>
      </w:r>
      <w:r w:rsidR="00C601F8" w:rsidRPr="005F7DE3">
        <w:t xml:space="preserve"> CASE STUDY</w:t>
      </w:r>
    </w:p>
    <w:p w14:paraId="16A26DAC" w14:textId="77777777" w:rsidR="007D53FE" w:rsidRPr="005F7DE3" w:rsidRDefault="007D53FE" w:rsidP="00A27328"/>
    <w:p w14:paraId="2C44250C" w14:textId="2834EC2C" w:rsidR="00A27328" w:rsidRPr="005F7DE3" w:rsidRDefault="00301C84" w:rsidP="00A27328">
      <w:r w:rsidRPr="005F7DE3">
        <w:t xml:space="preserve">This section </w:t>
      </w:r>
      <w:r w:rsidR="001F6879" w:rsidRPr="005F7DE3">
        <w:t xml:space="preserve">presents </w:t>
      </w:r>
      <w:r w:rsidRPr="005F7DE3">
        <w:t xml:space="preserve">a case study </w:t>
      </w:r>
      <w:del w:id="719" w:author="Braun, James E" w:date="2022-04-16T12:29:00Z">
        <w:r w:rsidRPr="005F7DE3" w:rsidDel="00ED39A8">
          <w:delText xml:space="preserve">for </w:delText>
        </w:r>
        <w:r w:rsidR="001F6879" w:rsidRPr="005F7DE3" w:rsidDel="00ED39A8">
          <w:delText>all the three proposed methods, including</w:delText>
        </w:r>
      </w:del>
      <w:ins w:id="720" w:author="Braun, James E" w:date="2022-04-16T12:29:00Z">
        <w:r w:rsidR="00ED39A8">
          <w:t>investigates the performance of</w:t>
        </w:r>
      </w:ins>
      <w:r w:rsidR="001F6879" w:rsidRPr="005F7DE3">
        <w:t xml:space="preserve"> </w:t>
      </w:r>
      <w:ins w:id="721" w:author="Braun, James E" w:date="2022-04-14T13:31:00Z">
        <w:r w:rsidR="001A65F8">
          <w:t xml:space="preserve">the </w:t>
        </w:r>
      </w:ins>
      <w:r w:rsidR="001F6879" w:rsidRPr="005F7DE3">
        <w:t xml:space="preserve">RC, GGMR </w:t>
      </w:r>
      <w:r w:rsidR="003C7BC2">
        <w:t>and</w:t>
      </w:r>
      <w:r w:rsidR="0028215C">
        <w:t xml:space="preserve"> </w:t>
      </w:r>
      <w:r w:rsidR="001F6879" w:rsidRPr="005F7DE3">
        <w:t xml:space="preserve">hybrid </w:t>
      </w:r>
      <w:ins w:id="722" w:author="Braun, James E" w:date="2022-04-16T12:29:00Z">
        <w:r w:rsidR="00ED39A8">
          <w:t xml:space="preserve">modeling </w:t>
        </w:r>
      </w:ins>
      <w:r w:rsidR="001F6879" w:rsidRPr="005F7DE3">
        <w:t>approach</w:t>
      </w:r>
      <w:ins w:id="723" w:author="Braun, James E" w:date="2022-04-14T13:31:00Z">
        <w:r w:rsidR="001A65F8">
          <w:t>es</w:t>
        </w:r>
      </w:ins>
      <w:r w:rsidR="001F6879" w:rsidRPr="005F7DE3">
        <w:t>.</w:t>
      </w:r>
    </w:p>
    <w:p w14:paraId="22040EEC" w14:textId="77777777" w:rsidR="00B50A22" w:rsidRPr="005F7DE3" w:rsidRDefault="00B50A22" w:rsidP="00120FD7">
      <w:pPr>
        <w:rPr>
          <w:szCs w:val="24"/>
        </w:rPr>
      </w:pPr>
    </w:p>
    <w:p w14:paraId="10BD40D7" w14:textId="2E8A9138" w:rsidR="00E07F2E" w:rsidRPr="005F7DE3" w:rsidRDefault="00E07F2E" w:rsidP="00EB07BC">
      <w:pPr>
        <w:pStyle w:val="Heading2"/>
      </w:pPr>
      <w:r w:rsidRPr="005F7DE3">
        <w:t xml:space="preserve">3.1 </w:t>
      </w:r>
      <w:r w:rsidR="00C759AF" w:rsidRPr="005F7DE3">
        <w:t>Test bed</w:t>
      </w:r>
    </w:p>
    <w:p w14:paraId="476D280F" w14:textId="34FA51AA" w:rsidR="00A81326" w:rsidRPr="005F7DE3" w:rsidRDefault="007F4EC6" w:rsidP="00C156E5">
      <w:pPr>
        <w:widowControl w:val="0"/>
        <w:jc w:val="both"/>
      </w:pPr>
      <w:r w:rsidRPr="005F7DE3">
        <w:t xml:space="preserve">The dataset </w:t>
      </w:r>
      <w:r w:rsidR="002658E3" w:rsidRPr="005F7DE3">
        <w:t>included</w:t>
      </w:r>
      <w:r w:rsidRPr="005F7DE3">
        <w:t xml:space="preserve"> in-situ measurements for a living </w:t>
      </w:r>
      <w:r w:rsidR="00DC3481" w:rsidRPr="005F7DE3">
        <w:t>laboratory office space from January 15th to March 7th, 2022,</w:t>
      </w:r>
      <w:r w:rsidRPr="005F7DE3">
        <w:t xml:space="preserve"> </w:t>
      </w:r>
      <w:r w:rsidR="00DC3481" w:rsidRPr="005F7DE3">
        <w:t xml:space="preserve">with a 5-minute sampling rate. </w:t>
      </w:r>
      <w:r w:rsidR="0028215C">
        <w:t>The</w:t>
      </w:r>
      <w:r w:rsidR="00C759AF" w:rsidRPr="005F7DE3">
        <w:t xml:space="preserve"> first two weeks </w:t>
      </w:r>
      <w:ins w:id="724" w:author="Braun, James E" w:date="2022-04-16T12:29:00Z">
        <w:r w:rsidR="00ED39A8">
          <w:t xml:space="preserve">of </w:t>
        </w:r>
      </w:ins>
      <w:r w:rsidR="00C759AF" w:rsidRPr="005F7DE3">
        <w:t>data</w:t>
      </w:r>
      <w:r w:rsidR="0028215C">
        <w:t xml:space="preserve"> were used </w:t>
      </w:r>
      <w:r w:rsidR="00C759AF" w:rsidRPr="005F7DE3">
        <w:t xml:space="preserve">for training and the rest of </w:t>
      </w:r>
      <w:ins w:id="725" w:author="Braun, James E" w:date="2022-04-16T12:29:00Z">
        <w:r w:rsidR="00ED39A8">
          <w:t xml:space="preserve">the </w:t>
        </w:r>
      </w:ins>
      <w:r w:rsidR="00C759AF" w:rsidRPr="005F7DE3">
        <w:t xml:space="preserve">data </w:t>
      </w:r>
      <w:ins w:id="726" w:author="Braun, James E" w:date="2022-04-16T12:29:00Z">
        <w:r w:rsidR="00ED39A8">
          <w:t xml:space="preserve">was </w:t>
        </w:r>
      </w:ins>
      <w:r w:rsidR="00C759AF" w:rsidRPr="005F7DE3">
        <w:t xml:space="preserve">used for testing. </w:t>
      </w:r>
      <w:r w:rsidR="002658E3" w:rsidRPr="005F7DE3">
        <w:t>T</w:t>
      </w:r>
      <w:r w:rsidR="000342C1" w:rsidRPr="005F7DE3">
        <w:t>he data</w:t>
      </w:r>
      <w:r w:rsidR="002658E3" w:rsidRPr="005F7DE3">
        <w:t>set</w:t>
      </w:r>
      <w:r w:rsidR="000342C1" w:rsidRPr="005F7DE3">
        <w:t xml:space="preserve"> </w:t>
      </w:r>
      <w:del w:id="727" w:author="Braun, James E" w:date="2022-04-16T12:29:00Z">
        <w:r w:rsidR="00581879" w:rsidRPr="005F7DE3" w:rsidDel="00ED39A8">
          <w:delText>can be</w:delText>
        </w:r>
      </w:del>
      <w:ins w:id="728" w:author="Braun, James E" w:date="2022-04-16T12:30:00Z">
        <w:r w:rsidR="00ED39A8">
          <w:t>was</w:t>
        </w:r>
      </w:ins>
      <w:r w:rsidR="00581879" w:rsidRPr="005F7DE3">
        <w:t xml:space="preserve"> divided </w:t>
      </w:r>
      <w:del w:id="729" w:author="Lichen Wu" w:date="2022-04-17T16:13:00Z">
        <w:r w:rsidR="00581879" w:rsidRPr="005F7DE3" w:rsidDel="003C0301">
          <w:delText xml:space="preserve">into </w:delText>
        </w:r>
        <w:r w:rsidR="00A439FF" w:rsidRPr="005F7DE3" w:rsidDel="003C0301">
          <w:delText>of two</w:delText>
        </w:r>
      </w:del>
      <w:ins w:id="730" w:author="Lichen Wu" w:date="2022-04-17T16:13:00Z">
        <w:r w:rsidR="003C0301" w:rsidRPr="005F7DE3">
          <w:t>into two</w:t>
        </w:r>
      </w:ins>
      <w:r w:rsidR="00A439FF" w:rsidRPr="005F7DE3">
        <w:t xml:space="preserve"> </w:t>
      </w:r>
      <w:r w:rsidR="00581879" w:rsidRPr="005F7DE3">
        <w:t>categories</w:t>
      </w:r>
      <w:r w:rsidR="00A439FF" w:rsidRPr="005F7DE3">
        <w:t xml:space="preserve">, onsite sensor data and estimated data. </w:t>
      </w:r>
      <w:r w:rsidR="003D3E87" w:rsidRPr="005F7DE3">
        <w:t>O</w:t>
      </w:r>
      <w:r w:rsidR="000342C1" w:rsidRPr="005F7DE3">
        <w:t>nsite sensor data</w:t>
      </w:r>
      <w:r w:rsidR="003D3E87" w:rsidRPr="005F7DE3">
        <w:t xml:space="preserve"> </w:t>
      </w:r>
      <w:r w:rsidR="000342C1" w:rsidRPr="005F7DE3">
        <w:t>include</w:t>
      </w:r>
      <w:r w:rsidR="003D3E87" w:rsidRPr="005F7DE3">
        <w:t>s</w:t>
      </w:r>
      <w:r w:rsidR="000342C1" w:rsidRPr="005F7DE3">
        <w:t xml:space="preserve"> the following</w:t>
      </w:r>
      <w:del w:id="731" w:author="Braun, James E" w:date="2022-04-16T12:30:00Z">
        <w:r w:rsidR="000342C1" w:rsidRPr="005F7DE3" w:rsidDel="00ED39A8">
          <w:delText>s</w:delText>
        </w:r>
      </w:del>
      <w:r w:rsidR="000342C1" w:rsidRPr="005F7DE3">
        <w:t xml:space="preserve">: </w:t>
      </w:r>
      <w:r w:rsidR="008C7C82" w:rsidRPr="005F7DE3">
        <w:t xml:space="preserve">outdoor air temperature denoted </w:t>
      </w:r>
      <w:r w:rsidR="00581879" w:rsidRPr="005F7DE3">
        <w:t xml:space="preserve">by </w:t>
      </w:r>
      <m:oMath>
        <m:sSub>
          <m:sSubPr>
            <m:ctrlPr>
              <w:rPr>
                <w:rFonts w:ascii="Cambria Math" w:hAnsi="Cambria Math"/>
                <w:i/>
              </w:rPr>
            </m:ctrlPr>
          </m:sSubPr>
          <m:e>
            <m:r>
              <w:rPr>
                <w:rFonts w:ascii="Cambria Math" w:hAnsi="Cambria Math"/>
              </w:rPr>
              <m:t>T</m:t>
            </m:r>
          </m:e>
          <m:sub>
            <m:r>
              <w:rPr>
                <w:rFonts w:ascii="Cambria Math" w:hAnsi="Cambria Math"/>
              </w:rPr>
              <m:t>out</m:t>
            </m:r>
          </m:sub>
        </m:sSub>
      </m:oMath>
      <w:r w:rsidR="008C7C82" w:rsidRPr="005F7DE3">
        <w:t xml:space="preserve">, </w:t>
      </w:r>
      <w:del w:id="732" w:author="Braun, James E" w:date="2022-04-16T12:30:00Z">
        <w:r w:rsidR="008C7C82" w:rsidRPr="005F7DE3" w:rsidDel="00ED39A8">
          <w:delText xml:space="preserve">Façade </w:delText>
        </w:r>
      </w:del>
      <w:ins w:id="733" w:author="Braun, James E" w:date="2022-04-16T12:30:00Z">
        <w:r w:rsidR="00ED39A8">
          <w:t>f</w:t>
        </w:r>
        <w:r w:rsidR="00ED39A8" w:rsidRPr="005F7DE3">
          <w:t xml:space="preserve">açade </w:t>
        </w:r>
      </w:ins>
      <w:r w:rsidR="008C7C82" w:rsidRPr="005F7DE3">
        <w:t xml:space="preserve">cavity space temperature denoted </w:t>
      </w:r>
      <w:r w:rsidR="00581879" w:rsidRPr="005F7DE3">
        <w:t xml:space="preserve">by </w:t>
      </w:r>
      <m:oMath>
        <m:sSub>
          <m:sSubPr>
            <m:ctrlPr>
              <w:rPr>
                <w:rFonts w:ascii="Cambria Math" w:hAnsi="Cambria Math"/>
                <w:i/>
              </w:rPr>
            </m:ctrlPr>
          </m:sSubPr>
          <m:e>
            <m:r>
              <w:rPr>
                <w:rFonts w:ascii="Cambria Math" w:hAnsi="Cambria Math"/>
              </w:rPr>
              <m:t>T</m:t>
            </m:r>
          </m:e>
          <m:sub>
            <m:r>
              <w:rPr>
                <w:rFonts w:ascii="Cambria Math" w:hAnsi="Cambria Math"/>
              </w:rPr>
              <m:t>cav</m:t>
            </m:r>
          </m:sub>
        </m:sSub>
      </m:oMath>
      <w:r w:rsidR="008C7C82" w:rsidRPr="005F7DE3">
        <w:t xml:space="preserve">, slab concrete temperature denoted </w:t>
      </w:r>
      <w:r w:rsidR="00581879" w:rsidRPr="005F7DE3">
        <w:t xml:space="preserve">by </w:t>
      </w:r>
      <m:oMath>
        <m:sSub>
          <m:sSubPr>
            <m:ctrlPr>
              <w:rPr>
                <w:rFonts w:ascii="Cambria Math" w:hAnsi="Cambria Math"/>
                <w:i/>
              </w:rPr>
            </m:ctrlPr>
          </m:sSubPr>
          <m:e>
            <m:r>
              <w:rPr>
                <w:rFonts w:ascii="Cambria Math" w:hAnsi="Cambria Math"/>
              </w:rPr>
              <m:t>T</m:t>
            </m:r>
          </m:e>
          <m:sub>
            <m:r>
              <w:rPr>
                <w:rFonts w:ascii="Cambria Math" w:hAnsi="Cambria Math"/>
              </w:rPr>
              <m:t>slab</m:t>
            </m:r>
          </m:sub>
        </m:sSub>
      </m:oMath>
      <w:r w:rsidR="008C7C82" w:rsidRPr="005F7DE3">
        <w:t xml:space="preserve">, </w:t>
      </w:r>
      <w:r w:rsidR="00A439FF" w:rsidRPr="005F7DE3">
        <w:t>flowing</w:t>
      </w:r>
      <w:r w:rsidR="000342C1" w:rsidRPr="005F7DE3">
        <w:t xml:space="preserve"> water </w:t>
      </w:r>
      <w:r w:rsidR="00A439FF" w:rsidRPr="005F7DE3">
        <w:t xml:space="preserve">temperature </w:t>
      </w:r>
      <w:r w:rsidR="000342C1" w:rsidRPr="005F7DE3">
        <w:t xml:space="preserve">within slab pipe denoted </w:t>
      </w:r>
      <w:r w:rsidR="00581879" w:rsidRPr="005F7DE3">
        <w:t xml:space="preserve">by </w:t>
      </w:r>
      <m:oMath>
        <m:sSub>
          <m:sSubPr>
            <m:ctrlPr>
              <w:rPr>
                <w:rFonts w:ascii="Cambria Math" w:hAnsi="Cambria Math"/>
                <w:i/>
              </w:rPr>
            </m:ctrlPr>
          </m:sSubPr>
          <m:e>
            <m:r>
              <w:rPr>
                <w:rFonts w:ascii="Cambria Math" w:hAnsi="Cambria Math"/>
              </w:rPr>
              <m:t>T</m:t>
            </m:r>
          </m:e>
          <m:sub>
            <m:r>
              <w:rPr>
                <w:rFonts w:ascii="Cambria Math" w:hAnsi="Cambria Math"/>
              </w:rPr>
              <m:t>source</m:t>
            </m:r>
          </m:sub>
        </m:sSub>
      </m:oMath>
      <w:r w:rsidR="00A439FF" w:rsidRPr="005F7DE3">
        <w:t xml:space="preserve">, solar radiation retrieved from a weather station denoted </w:t>
      </w:r>
      <w:r w:rsidR="00581879" w:rsidRPr="005F7DE3">
        <w:t>by</w:t>
      </w:r>
      <w:r w:rsidR="00A439FF" w:rsidRPr="005F7DE3">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solar</m:t>
            </m:r>
          </m:sub>
        </m:sSub>
        <m:r>
          <w:rPr>
            <w:rFonts w:ascii="Cambria Math" w:hAnsi="Cambria Math"/>
            <w:i/>
          </w:rPr>
          <w:fldChar w:fldCharType="begin"/>
        </m:r>
        <m:r>
          <m:rPr>
            <m:sty m:val="p"/>
          </m:rPr>
          <w:rPr>
            <w:rFonts w:ascii="Cambria Math" w:hAnsi="Cambria Math"/>
          </w:rPr>
          <m:t xml:space="preserve"> ADDIN ZOTERO_ITEM CSL_CITATION {"citationID":"g5BpQMsL","properties":{"formattedCitation":"(Ambient Weather Network 2022)","plainCitation":"(Ambient Weather Network 2022)","noteIndex":0},"citationItems":[{"id":1003,"uris":["http://zotero.org/users/3944343/items/SQ6KHENF"],"itemData":{"id":1003,"type":"webpage","abstract":"Your Personal Weather Data Dashboard. Stream live data from your weather station to the internet.","container-title":"Ambient Weather Network","language":"en","title":"Ambient Weather Network","URL":"https://ambientweather.net/","accessed":{"date-parts":[["2022",4,11]]},"issued":{"date-parts":[["2022",1,1]]}}}],"schema":"https://github.com/citation-style-language/schema/raw/master/csl-citation.json"} </m:t>
        </m:r>
        <m:r>
          <w:rPr>
            <w:rFonts w:ascii="Cambria Math" w:hAnsi="Cambria Math"/>
            <w:i/>
          </w:rPr>
          <w:fldChar w:fldCharType="separate"/>
        </m:r>
        <m:r>
          <m:rPr>
            <m:sty m:val="p"/>
          </m:rPr>
          <w:rPr>
            <w:rFonts w:ascii="Cambria Math" w:hAnsi="Cambria Math"/>
          </w:rPr>
          <m:t>(Ambient Weather Network 2022)</m:t>
        </m:r>
        <m:r>
          <w:rPr>
            <w:rFonts w:ascii="Cambria Math" w:hAnsi="Cambria Math"/>
            <w:i/>
          </w:rPr>
          <w:fldChar w:fldCharType="end"/>
        </m:r>
      </m:oMath>
      <w:r w:rsidR="002234F5" w:rsidRPr="005F7DE3">
        <w:t xml:space="preserve">, </w:t>
      </w:r>
      <w:ins w:id="734" w:author="Braun, James E" w:date="2022-04-16T12:30:00Z">
        <w:r w:rsidR="00ED39A8">
          <w:t xml:space="preserve">and </w:t>
        </w:r>
      </w:ins>
      <w:ins w:id="735" w:author="Lichen Wu" w:date="2022-04-17T18:46:00Z">
        <w:r w:rsidR="00460A14">
          <w:t>A</w:t>
        </w:r>
      </w:ins>
      <w:del w:id="736" w:author="Lichen Wu" w:date="2022-04-17T18:46:00Z">
        <w:r w:rsidR="002234F5" w:rsidRPr="005F7DE3" w:rsidDel="00460A14">
          <w:delText>a</w:delText>
        </w:r>
      </w:del>
      <w:r w:rsidR="002234F5" w:rsidRPr="005F7DE3">
        <w:t xml:space="preserve">ir </w:t>
      </w:r>
      <w:ins w:id="737" w:author="Lichen Wu" w:date="2022-04-17T18:46:00Z">
        <w:r w:rsidR="00460A14">
          <w:t>H</w:t>
        </w:r>
      </w:ins>
      <w:del w:id="738" w:author="Lichen Wu" w:date="2022-04-17T18:46:00Z">
        <w:r w:rsidR="002234F5" w:rsidRPr="005F7DE3" w:rsidDel="00460A14">
          <w:delText>h</w:delText>
        </w:r>
      </w:del>
      <w:r w:rsidR="002234F5" w:rsidRPr="005F7DE3">
        <w:t xml:space="preserve">andling </w:t>
      </w:r>
      <w:ins w:id="739" w:author="Lichen Wu" w:date="2022-04-17T18:46:00Z">
        <w:r w:rsidR="00460A14">
          <w:t>U</w:t>
        </w:r>
      </w:ins>
      <w:del w:id="740" w:author="Lichen Wu" w:date="2022-04-17T18:46:00Z">
        <w:r w:rsidR="002234F5" w:rsidRPr="005F7DE3" w:rsidDel="00460A14">
          <w:delText>u</w:delText>
        </w:r>
      </w:del>
      <w:r w:rsidR="002234F5" w:rsidRPr="005F7DE3">
        <w:t xml:space="preserve">nit </w:t>
      </w:r>
      <w:ins w:id="741" w:author="Lichen Wu" w:date="2022-04-17T18:46:00Z">
        <w:r w:rsidR="00460A14">
          <w:t xml:space="preserve">(AHU) </w:t>
        </w:r>
      </w:ins>
      <w:r w:rsidR="002234F5" w:rsidRPr="005F7DE3">
        <w:t xml:space="preserve">consumed heating power </w:t>
      </w:r>
      <m:oMath>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AHU</m:t>
            </m:r>
          </m:sub>
        </m:sSub>
      </m:oMath>
      <w:r w:rsidR="000342C1" w:rsidRPr="005F7DE3">
        <w:t xml:space="preserve">. </w:t>
      </w:r>
      <w:r w:rsidR="003D3E87" w:rsidRPr="005F7DE3">
        <w:t>The</w:t>
      </w:r>
      <w:r w:rsidR="00A439FF" w:rsidRPr="005F7DE3">
        <w:t xml:space="preserve"> </w:t>
      </w:r>
      <w:r w:rsidR="00C36FC7" w:rsidRPr="005F7DE3">
        <w:t xml:space="preserve">estimated input </w:t>
      </w:r>
      <w:r w:rsidR="003D3E87" w:rsidRPr="005F7DE3">
        <w:t xml:space="preserve">values </w:t>
      </w:r>
      <w:del w:id="742" w:author="Braun, James E" w:date="2022-04-16T12:31:00Z">
        <w:r w:rsidR="003D3E87" w:rsidRPr="005F7DE3" w:rsidDel="00ED39A8">
          <w:delText xml:space="preserve">are </w:delText>
        </w:r>
      </w:del>
      <w:ins w:id="743" w:author="Braun, James E" w:date="2022-04-16T12:31:00Z">
        <w:r w:rsidR="00ED39A8">
          <w:t>we</w:t>
        </w:r>
        <w:r w:rsidR="00ED39A8" w:rsidRPr="005F7DE3">
          <w:t xml:space="preserve">re </w:t>
        </w:r>
      </w:ins>
      <w:r w:rsidR="00581879" w:rsidRPr="005F7DE3">
        <w:t>determined using</w:t>
      </w:r>
      <w:del w:id="744" w:author="Lichen Wu" w:date="2022-04-17T16:12:00Z">
        <w:r w:rsidR="00581879" w:rsidRPr="005F7DE3" w:rsidDel="003C0301">
          <w:delText xml:space="preserve"> a</w:delText>
        </w:r>
      </w:del>
      <w:r w:rsidRPr="005F7DE3">
        <w:t xml:space="preserve"> </w:t>
      </w:r>
      <w:ins w:id="745" w:author="Lichen Wu" w:date="2022-04-17T16:11:00Z">
        <w:r w:rsidR="003C0301">
          <w:t>hourly</w:t>
        </w:r>
      </w:ins>
      <w:ins w:id="746" w:author="Lichen Wu" w:date="2022-04-17T16:12:00Z">
        <w:r w:rsidR="003C0301">
          <w:t xml:space="preserve"> </w:t>
        </w:r>
      </w:ins>
      <w:del w:id="747" w:author="Lichen Wu" w:date="2022-04-17T16:11:00Z">
        <w:r w:rsidRPr="005F7DE3" w:rsidDel="003C0301">
          <w:delText xml:space="preserve">predefined </w:delText>
        </w:r>
      </w:del>
      <w:r w:rsidRPr="005F7DE3">
        <w:t>schedule</w:t>
      </w:r>
      <w:ins w:id="748" w:author="Lichen Wu" w:date="2022-04-17T16:12:00Z">
        <w:r w:rsidR="003C0301">
          <w:t>s</w:t>
        </w:r>
      </w:ins>
      <w:r w:rsidRPr="005F7DE3">
        <w:t xml:space="preserve"> </w:t>
      </w:r>
      <w:r w:rsidR="003D3E87" w:rsidRPr="005F7DE3">
        <w:t xml:space="preserve">in accordance with </w:t>
      </w:r>
      <w:r w:rsidR="00127B73" w:rsidRPr="005F7DE3">
        <w:fldChar w:fldCharType="begin"/>
      </w:r>
      <w:r w:rsidR="00A076C2">
        <w:instrText xml:space="preserve"> ADDIN ZOTERO_ITEM CSL_CITATION {"citationID":"CVMRAE5D","properties":{"formattedCitation":"(ANSI/ASHRAE/IES 90.1-2010 2010, 1)","plainCitation":"(ANSI/ASHRAE/IES 90.1-2010 2010, 1)","noteIndex":0},"citationItems":[{"id":765,"uris":["http://zotero.org/users/3944343/items/C3AQI6V2"],"itemData":{"id":765,"type":"book","publisher":"American Society of Heating, Refrigerating and Air-Conditioning Engineers","title":"Energy Standard for Buildings Except Low-Rise Residential Buildings","author":[{"literal":"ANSI/ASHRAE/IES 90.1-2010"}],"issued":{"date-parts":[["2010",1,1]]}},"locator":"1"}],"schema":"https://github.com/citation-style-language/schema/raw/master/csl-citation.json"} </w:instrText>
      </w:r>
      <w:r w:rsidR="00127B73" w:rsidRPr="005F7DE3">
        <w:fldChar w:fldCharType="separate"/>
      </w:r>
      <w:r w:rsidR="00A076C2" w:rsidRPr="00A076C2">
        <w:t>(ANSI/ASHRAE/IES 90.1-2010 2010, 1)</w:t>
      </w:r>
      <w:r w:rsidR="00127B73" w:rsidRPr="005F7DE3">
        <w:fldChar w:fldCharType="end"/>
      </w:r>
      <w:r w:rsidR="002234F5" w:rsidRPr="005F7DE3">
        <w:t xml:space="preserve">, such as internal heating radiation denoted </w:t>
      </w:r>
      <w:r w:rsidR="00581879" w:rsidRPr="005F7DE3">
        <w:t>by</w:t>
      </w:r>
      <w:r w:rsidR="002234F5" w:rsidRPr="005F7DE3">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int</m:t>
            </m:r>
          </m:sub>
        </m:sSub>
      </m:oMath>
      <w:ins w:id="749" w:author="Lichen Wu" w:date="2022-04-17T16:12:00Z">
        <w:r w:rsidR="003C0301">
          <w:t xml:space="preserve"> based on occupancy schedule</w:t>
        </w:r>
      </w:ins>
      <w:r w:rsidR="002234F5" w:rsidRPr="005F7DE3">
        <w:t xml:space="preserve">, </w:t>
      </w:r>
      <w:r w:rsidR="00581879" w:rsidRPr="005F7DE3">
        <w:t xml:space="preserve">and </w:t>
      </w:r>
      <w:r w:rsidR="002234F5" w:rsidRPr="005F7DE3">
        <w:t xml:space="preserve">lighting radiation </w:t>
      </w:r>
      <m:oMath>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light</m:t>
            </m:r>
          </m:sub>
        </m:sSub>
      </m:oMath>
      <w:ins w:id="750" w:author="Lichen Wu" w:date="2022-04-17T16:13:00Z">
        <w:r w:rsidR="003C0301">
          <w:t xml:space="preserve"> based on lighting schedule</w:t>
        </w:r>
      </w:ins>
      <w:r w:rsidR="002234F5" w:rsidRPr="005F7DE3">
        <w:t>.</w:t>
      </w:r>
    </w:p>
    <w:p w14:paraId="18FFA806" w14:textId="22DDA089" w:rsidR="00BB31D6" w:rsidRPr="005F7DE3" w:rsidRDefault="00BB31D6" w:rsidP="00C156E5">
      <w:pPr>
        <w:widowControl w:val="0"/>
        <w:jc w:val="both"/>
      </w:pPr>
    </w:p>
    <w:p w14:paraId="2B645DA5" w14:textId="297EAB94" w:rsidR="00BB31D6" w:rsidRPr="005F7DE3" w:rsidRDefault="00BB31D6" w:rsidP="00EB07BC">
      <w:pPr>
        <w:pStyle w:val="Heading2"/>
      </w:pPr>
      <w:r w:rsidRPr="005F7DE3">
        <w:t xml:space="preserve">3.2 RC </w:t>
      </w:r>
      <w:r w:rsidR="0016181E" w:rsidRPr="005F7DE3">
        <w:t>N</w:t>
      </w:r>
      <w:r w:rsidRPr="005F7DE3">
        <w:t xml:space="preserve">etwork </w:t>
      </w:r>
      <w:r w:rsidR="0016181E" w:rsidRPr="005F7DE3">
        <w:t>M</w:t>
      </w:r>
      <w:r w:rsidRPr="005F7DE3">
        <w:t xml:space="preserve">odel </w:t>
      </w:r>
      <w:r w:rsidR="0016181E" w:rsidRPr="005F7DE3">
        <w:t>D</w:t>
      </w:r>
      <w:r w:rsidRPr="005F7DE3">
        <w:t>evelopment</w:t>
      </w:r>
    </w:p>
    <w:p w14:paraId="716151BE" w14:textId="03FB465B" w:rsidR="002D7DC8" w:rsidRPr="005F7DE3" w:rsidDel="00C1743A" w:rsidRDefault="00C64756" w:rsidP="00632542">
      <w:pPr>
        <w:rPr>
          <w:del w:id="751" w:author="Braun, James E" w:date="2022-04-16T13:51:00Z"/>
        </w:rPr>
      </w:pPr>
      <w:r w:rsidRPr="005F7DE3">
        <w:t>Th</w:t>
      </w:r>
      <w:del w:id="752" w:author="Braun, James E" w:date="2022-04-16T12:33:00Z">
        <w:r w:rsidRPr="005F7DE3" w:rsidDel="004F5ED3">
          <w:delText>e</w:delText>
        </w:r>
      </w:del>
      <w:ins w:id="753" w:author="Braun, James E" w:date="2022-04-16T12:33:00Z">
        <w:r w:rsidR="004F5ED3">
          <w:t xml:space="preserve">is </w:t>
        </w:r>
      </w:ins>
      <w:del w:id="754" w:author="Braun, James E" w:date="2022-04-16T12:33:00Z">
        <w:r w:rsidRPr="005F7DE3" w:rsidDel="004F5ED3">
          <w:delText xml:space="preserve"> current </w:delText>
        </w:r>
      </w:del>
      <w:r w:rsidRPr="005F7DE3">
        <w:t>subsection describes the design logic for the RC model, followed by a description of the target room's physical structures and, finally, our consideration of various RC model designs and their associated performance. Ultimately, the chosen design will be detailed.</w:t>
      </w:r>
    </w:p>
    <w:p w14:paraId="7B2DFFC8" w14:textId="77777777" w:rsidR="00C64756" w:rsidRPr="005F7DE3" w:rsidRDefault="00C64756" w:rsidP="00632542"/>
    <w:p w14:paraId="3407F30D" w14:textId="3541DB6E" w:rsidR="00632542" w:rsidRPr="005F7DE3" w:rsidDel="006558D9" w:rsidRDefault="003D18DC">
      <w:pPr>
        <w:rPr>
          <w:del w:id="755" w:author="Braun, James E" w:date="2022-04-16T13:47:00Z"/>
        </w:rPr>
      </w:pPr>
      <w:del w:id="756" w:author="Braun, James E" w:date="2022-04-16T13:47:00Z">
        <w:r w:rsidRPr="005F7DE3" w:rsidDel="006558D9">
          <w:delText xml:space="preserve">Considering </w:delText>
        </w:r>
      </w:del>
      <w:del w:id="757" w:author="Braun, James E" w:date="2022-04-16T13:51:00Z">
        <w:r w:rsidRPr="005F7DE3" w:rsidDel="00C1743A">
          <w:delText>model accuracy</w:delText>
        </w:r>
      </w:del>
      <w:del w:id="758" w:author="Braun, James E" w:date="2022-04-16T13:47:00Z">
        <w:r w:rsidRPr="005F7DE3" w:rsidDel="006558D9">
          <w:delText>-</w:delText>
        </w:r>
      </w:del>
      <w:del w:id="759" w:author="Braun, James E" w:date="2022-04-16T13:51:00Z">
        <w:r w:rsidRPr="005F7DE3" w:rsidDel="00C1743A">
          <w:delText>complexity</w:delText>
        </w:r>
      </w:del>
      <w:del w:id="760" w:author="Braun, James E" w:date="2022-04-16T13:47:00Z">
        <w:r w:rsidRPr="005F7DE3" w:rsidDel="006558D9">
          <w:delText xml:space="preserve"> trade-off, t</w:delText>
        </w:r>
        <w:r w:rsidR="00632542" w:rsidRPr="005F7DE3" w:rsidDel="006558D9">
          <w:delText xml:space="preserve">he </w:delText>
        </w:r>
        <w:r w:rsidR="00226D89" w:rsidRPr="005F7DE3" w:rsidDel="006558D9">
          <w:delText xml:space="preserve">following is the </w:delText>
        </w:r>
        <w:r w:rsidR="00632542" w:rsidRPr="005F7DE3" w:rsidDel="006558D9">
          <w:delText xml:space="preserve">overall </w:delText>
        </w:r>
        <w:r w:rsidR="00662BEA" w:rsidRPr="005F7DE3" w:rsidDel="006558D9">
          <w:delText xml:space="preserve">design </w:delText>
        </w:r>
        <w:r w:rsidR="00632542" w:rsidRPr="005F7DE3" w:rsidDel="006558D9">
          <w:delText>logic for RC network construction:</w:delText>
        </w:r>
      </w:del>
    </w:p>
    <w:p w14:paraId="300403FA" w14:textId="556A2EAC" w:rsidR="00632542" w:rsidRPr="005F7DE3" w:rsidDel="006558D9" w:rsidRDefault="00226D89">
      <w:pPr>
        <w:rPr>
          <w:del w:id="761" w:author="Braun, James E" w:date="2022-04-16T13:50:00Z"/>
        </w:rPr>
        <w:pPrChange w:id="762" w:author="Braun, James E" w:date="2022-04-16T13:50:00Z">
          <w:pPr>
            <w:pStyle w:val="ListParagraph"/>
            <w:numPr>
              <w:numId w:val="7"/>
            </w:numPr>
            <w:ind w:hanging="360"/>
          </w:pPr>
        </w:pPrChange>
      </w:pPr>
      <w:del w:id="763" w:author="Braun, James E" w:date="2022-04-16T13:47:00Z">
        <w:r w:rsidRPr="005F7DE3" w:rsidDel="006558D9">
          <w:delText>Improve the</w:delText>
        </w:r>
        <w:r w:rsidR="00C94FA1" w:rsidRPr="005F7DE3" w:rsidDel="006558D9">
          <w:delText xml:space="preserve"> m</w:delText>
        </w:r>
        <w:r w:rsidR="00632542" w:rsidRPr="005F7DE3" w:rsidDel="006558D9">
          <w:delText>odel</w:delText>
        </w:r>
        <w:r w:rsidRPr="005F7DE3" w:rsidDel="006558D9">
          <w:delText>’s</w:delText>
        </w:r>
        <w:r w:rsidR="00632542" w:rsidRPr="005F7DE3" w:rsidDel="006558D9">
          <w:delText xml:space="preserve"> accuracy. </w:delText>
        </w:r>
      </w:del>
      <w:del w:id="764" w:author="Braun, James E" w:date="2022-04-16T13:48:00Z">
        <w:r w:rsidR="00632542" w:rsidRPr="005F7DE3" w:rsidDel="006558D9">
          <w:delText>The</w:delText>
        </w:r>
      </w:del>
      <w:del w:id="765" w:author="Braun, James E" w:date="2022-04-16T13:51:00Z">
        <w:r w:rsidR="00632542" w:rsidRPr="005F7DE3" w:rsidDel="00C1743A">
          <w:delText xml:space="preserve"> </w:delText>
        </w:r>
        <w:r w:rsidR="00662BEA" w:rsidRPr="005F7DE3" w:rsidDel="00C1743A">
          <w:delText xml:space="preserve">RC model </w:delText>
        </w:r>
      </w:del>
      <w:del w:id="766" w:author="Braun, James E" w:date="2022-04-16T13:49:00Z">
        <w:r w:rsidR="00632542" w:rsidRPr="005F7DE3" w:rsidDel="006558D9">
          <w:delText xml:space="preserve">should capture the key and most thermal behaviors of targeted </w:delText>
        </w:r>
        <w:r w:rsidR="00662BEA" w:rsidRPr="005F7DE3" w:rsidDel="006558D9">
          <w:delText xml:space="preserve">space to maintain model robustness </w:delText>
        </w:r>
        <w:r w:rsidRPr="005F7DE3" w:rsidDel="006558D9">
          <w:delText>under a variety of</w:delText>
        </w:r>
        <w:r w:rsidR="00662BEA" w:rsidRPr="005F7DE3" w:rsidDel="006558D9">
          <w:delText xml:space="preserve"> </w:delText>
        </w:r>
      </w:del>
      <w:del w:id="767" w:author="Braun, James E" w:date="2022-04-16T13:51:00Z">
        <w:r w:rsidR="00662BEA" w:rsidRPr="005F7DE3" w:rsidDel="00C1743A">
          <w:delText>operating conditions</w:delText>
        </w:r>
      </w:del>
      <w:del w:id="768" w:author="Braun, James E" w:date="2022-04-16T13:49:00Z">
        <w:r w:rsidR="00662BEA" w:rsidRPr="005F7DE3" w:rsidDel="006558D9">
          <w:delText>.</w:delText>
        </w:r>
      </w:del>
    </w:p>
    <w:p w14:paraId="251967E3" w14:textId="658D593E" w:rsidR="00632542" w:rsidRPr="005F7DE3" w:rsidDel="00C1743A" w:rsidRDefault="00226D89">
      <w:pPr>
        <w:rPr>
          <w:del w:id="769" w:author="Braun, James E" w:date="2022-04-16T13:51:00Z"/>
        </w:rPr>
        <w:pPrChange w:id="770" w:author="Braun, James E" w:date="2022-04-16T13:50:00Z">
          <w:pPr>
            <w:pStyle w:val="ListParagraph"/>
            <w:numPr>
              <w:numId w:val="7"/>
            </w:numPr>
            <w:ind w:hanging="360"/>
          </w:pPr>
        </w:pPrChange>
      </w:pPr>
      <w:del w:id="771" w:author="Braun, James E" w:date="2022-04-16T13:50:00Z">
        <w:r w:rsidRPr="005F7DE3" w:rsidDel="006558D9">
          <w:delText xml:space="preserve">Reduce the </w:delText>
        </w:r>
        <w:r w:rsidR="00C94FA1" w:rsidRPr="005F7DE3" w:rsidDel="006558D9">
          <w:delText>complexity</w:delText>
        </w:r>
        <w:r w:rsidRPr="005F7DE3" w:rsidDel="006558D9">
          <w:delText xml:space="preserve"> of model</w:delText>
        </w:r>
        <w:r w:rsidR="00C94FA1" w:rsidRPr="005F7DE3" w:rsidDel="006558D9">
          <w:delText xml:space="preserve">. </w:delText>
        </w:r>
        <w:r w:rsidR="00632542" w:rsidRPr="005F7DE3" w:rsidDel="006558D9">
          <w:delText>Reduce the number of input variables</w:delText>
        </w:r>
        <w:r w:rsidR="00662BEA" w:rsidRPr="005F7DE3" w:rsidDel="006558D9">
          <w:delText xml:space="preserve"> or training data</w:delText>
        </w:r>
        <w:r w:rsidR="00632542" w:rsidRPr="005F7DE3" w:rsidDel="006558D9">
          <w:delText xml:space="preserve"> to </w:delText>
        </w:r>
        <w:r w:rsidR="00C94FA1" w:rsidRPr="005F7DE3" w:rsidDel="006558D9">
          <w:delText xml:space="preserve">avoid </w:delText>
        </w:r>
        <w:r w:rsidRPr="005F7DE3" w:rsidDel="006558D9">
          <w:delText xml:space="preserve">creating an excessively </w:delText>
        </w:r>
        <w:r w:rsidR="00C94FA1" w:rsidRPr="005F7DE3" w:rsidDel="006558D9">
          <w:delText>complex model.</w:delText>
        </w:r>
      </w:del>
    </w:p>
    <w:p w14:paraId="53B8A741" w14:textId="77777777" w:rsidR="00C64756" w:rsidRPr="005F7DE3" w:rsidRDefault="00C64756" w:rsidP="00C4330D"/>
    <w:p w14:paraId="53751C19" w14:textId="3AF42347" w:rsidR="003D18DC" w:rsidRPr="005F7DE3" w:rsidDel="00C1743A" w:rsidRDefault="00866877" w:rsidP="00632542">
      <w:pPr>
        <w:rPr>
          <w:del w:id="772" w:author="Braun, James E" w:date="2022-04-16T13:51:00Z"/>
        </w:rPr>
      </w:pPr>
      <w:r w:rsidRPr="005F7DE3">
        <w:t xml:space="preserve">The major thermal components of </w:t>
      </w:r>
      <w:r w:rsidR="001817E2" w:rsidRPr="005F7DE3">
        <w:t>the living laboratory office space</w:t>
      </w:r>
      <w:r w:rsidR="00474A83" w:rsidRPr="005F7DE3">
        <w:t xml:space="preserve"> </w:t>
      </w:r>
      <w:r w:rsidR="001817E2" w:rsidRPr="005F7DE3">
        <w:t xml:space="preserve">include </w:t>
      </w:r>
      <w:r w:rsidRPr="005F7DE3">
        <w:t xml:space="preserve">external walls, roof/ceiling, </w:t>
      </w:r>
      <w:r w:rsidR="005832E2" w:rsidRPr="005F7DE3">
        <w:t xml:space="preserve">internal wall, </w:t>
      </w:r>
      <w:r w:rsidR="001817E2" w:rsidRPr="005F7DE3">
        <w:t xml:space="preserve">south-facing double façade system, conditioned air from </w:t>
      </w:r>
      <w:del w:id="773" w:author="Lichen Wu" w:date="2022-04-17T18:46:00Z">
        <w:r w:rsidR="001817E2" w:rsidRPr="005F7DE3" w:rsidDel="00460A14">
          <w:delText xml:space="preserve">air handling unit </w:delText>
        </w:r>
        <w:r w:rsidR="003D18DC" w:rsidRPr="005F7DE3" w:rsidDel="00460A14">
          <w:delText>(</w:delText>
        </w:r>
      </w:del>
      <w:r w:rsidR="003D18DC" w:rsidRPr="005F7DE3">
        <w:t>AHU</w:t>
      </w:r>
      <w:del w:id="774" w:author="Lichen Wu" w:date="2022-04-17T18:46:00Z">
        <w:r w:rsidR="003D18DC" w:rsidRPr="005F7DE3" w:rsidDel="00460A14">
          <w:delText>)</w:delText>
        </w:r>
      </w:del>
      <w:r w:rsidR="003D18DC" w:rsidRPr="005F7DE3">
        <w:t xml:space="preserve"> </w:t>
      </w:r>
      <w:r w:rsidR="001817E2" w:rsidRPr="005F7DE3">
        <w:t xml:space="preserve">system, and hydronic radiant floor system. </w:t>
      </w:r>
      <w:ins w:id="775" w:author="Lichen Wu" w:date="2022-04-17T20:50:00Z">
        <w:r w:rsidR="007458CB">
          <w:t xml:space="preserve">Generally, </w:t>
        </w:r>
      </w:ins>
      <w:ins w:id="776" w:author="Braun, James E" w:date="2022-04-16T13:51:00Z">
        <w:del w:id="777" w:author="Lichen Wu" w:date="2022-04-17T20:50:00Z">
          <w:r w:rsidR="00C1743A" w:rsidDel="007458CB">
            <w:delText>The choice of a</w:delText>
          </w:r>
          <w:r w:rsidR="00C1743A" w:rsidRPr="005F7DE3" w:rsidDel="007458CB">
            <w:delText xml:space="preserve"> model </w:delText>
          </w:r>
          <w:r w:rsidR="00C1743A" w:rsidDel="007458CB">
            <w:delText xml:space="preserve">is a tradeoff between </w:delText>
          </w:r>
          <w:r w:rsidR="00C1743A" w:rsidRPr="005F7DE3" w:rsidDel="007458CB">
            <w:delText>accuracy</w:delText>
          </w:r>
          <w:r w:rsidR="00C1743A" w:rsidDel="007458CB">
            <w:delText xml:space="preserve"> and </w:delText>
          </w:r>
          <w:r w:rsidR="00C1743A" w:rsidRPr="005F7DE3" w:rsidDel="007458CB">
            <w:delText>complexity</w:delText>
          </w:r>
          <w:r w:rsidR="00C1743A" w:rsidDel="007458CB">
            <w:delText xml:space="preserve">. </w:delText>
          </w:r>
        </w:del>
      </w:ins>
      <w:ins w:id="778" w:author="Lichen Wu" w:date="2022-04-17T20:50:00Z">
        <w:r w:rsidR="007458CB">
          <w:t>a</w:t>
        </w:r>
      </w:ins>
      <w:ins w:id="779" w:author="Braun, James E" w:date="2022-04-16T13:51:00Z">
        <w:del w:id="780" w:author="Lichen Wu" w:date="2022-04-17T20:50:00Z">
          <w:r w:rsidR="00C1743A" w:rsidDel="007458CB">
            <w:delText>A</w:delText>
          </w:r>
        </w:del>
        <w:r w:rsidR="00C1743A">
          <w:t>dding complexity to an</w:t>
        </w:r>
        <w:r w:rsidR="00C1743A" w:rsidRPr="005F7DE3">
          <w:t xml:space="preserve"> RC model</w:t>
        </w:r>
        <w:r w:rsidR="00C1743A">
          <w:t xml:space="preserve"> can improve accuracy over a wide range of </w:t>
        </w:r>
        <w:r w:rsidR="00C1743A" w:rsidRPr="005F7DE3">
          <w:t>operating conditions</w:t>
        </w:r>
        <w:r w:rsidR="00C1743A">
          <w:t xml:space="preserve">, but at the expense of requiring additional input variables and more training data. </w:t>
        </w:r>
      </w:ins>
    </w:p>
    <w:p w14:paraId="40AABAE7" w14:textId="77777777" w:rsidR="002A66E5" w:rsidRPr="005F7DE3" w:rsidDel="00C1743A" w:rsidRDefault="002A66E5" w:rsidP="00632542">
      <w:pPr>
        <w:rPr>
          <w:del w:id="781" w:author="Braun, James E" w:date="2022-04-16T13:51:00Z"/>
        </w:rPr>
      </w:pPr>
    </w:p>
    <w:p w14:paraId="21892F6A" w14:textId="5A385EF3" w:rsidR="0065759F" w:rsidRPr="005F7DE3" w:rsidRDefault="003D18DC" w:rsidP="00632542">
      <w:r w:rsidRPr="005F7DE3">
        <w:t xml:space="preserve">In the present study, we </w:t>
      </w:r>
      <w:del w:id="782" w:author="Braun, James E" w:date="2022-04-16T13:51:00Z">
        <w:r w:rsidRPr="005F7DE3" w:rsidDel="00C1743A">
          <w:delText xml:space="preserve">experimented </w:delText>
        </w:r>
      </w:del>
      <w:ins w:id="783" w:author="Braun, James E" w:date="2022-04-16T13:51:00Z">
        <w:r w:rsidR="00C1743A">
          <w:t>considered</w:t>
        </w:r>
        <w:r w:rsidR="00C1743A" w:rsidRPr="005F7DE3">
          <w:t xml:space="preserve"> </w:t>
        </w:r>
      </w:ins>
      <w:r w:rsidR="0065759F" w:rsidRPr="005F7DE3">
        <w:t>three</w:t>
      </w:r>
      <w:r w:rsidRPr="005F7DE3">
        <w:t xml:space="preserve"> RC network design</w:t>
      </w:r>
      <w:r w:rsidR="0065759F" w:rsidRPr="005F7DE3">
        <w:t>s</w:t>
      </w:r>
      <w:r w:rsidRPr="005F7DE3">
        <w:t xml:space="preserve"> by considering model robustness and </w:t>
      </w:r>
      <w:r w:rsidR="0065759F" w:rsidRPr="005F7DE3">
        <w:t>various</w:t>
      </w:r>
      <w:r w:rsidRPr="005F7DE3">
        <w:t xml:space="preserve"> levels of complexity or model orders. </w:t>
      </w:r>
      <w:r w:rsidR="0065759F" w:rsidRPr="005F7DE3">
        <w:t>As illustrated in Figure</w:t>
      </w:r>
      <w:r w:rsidR="008B71BC">
        <w:t xml:space="preserve"> </w:t>
      </w:r>
      <w:r w:rsidR="008B71BC">
        <w:fldChar w:fldCharType="begin"/>
      </w:r>
      <w:r w:rsidR="008B71BC">
        <w:instrText xml:space="preserve"> REF rc_fig_show \h </w:instrText>
      </w:r>
      <w:r w:rsidR="008B71BC">
        <w:fldChar w:fldCharType="separate"/>
      </w:r>
      <w:r w:rsidR="009A60BB">
        <w:rPr>
          <w:b/>
          <w:bCs/>
          <w:noProof/>
        </w:rPr>
        <w:t>2</w:t>
      </w:r>
      <w:r w:rsidR="008B71BC">
        <w:fldChar w:fldCharType="end"/>
      </w:r>
      <w:r w:rsidR="0065759F" w:rsidRPr="005F7DE3">
        <w:t xml:space="preserve">, </w:t>
      </w:r>
      <w:del w:id="784" w:author="Braun, James E" w:date="2022-04-16T13:52:00Z">
        <w:r w:rsidR="0065759F" w:rsidRPr="005F7DE3" w:rsidDel="00C1743A">
          <w:delText>w</w:delText>
        </w:r>
        <w:r w:rsidR="00C94FA1" w:rsidRPr="005F7DE3" w:rsidDel="00C1743A">
          <w:delText xml:space="preserve">e </w:delText>
        </w:r>
        <w:r w:rsidR="0065759F" w:rsidRPr="005F7DE3" w:rsidDel="00C1743A">
          <w:delText>developed</w:delText>
        </w:r>
      </w:del>
      <w:ins w:id="785" w:author="Braun, James E" w:date="2022-04-16T13:52:00Z">
        <w:r w:rsidR="00C1743A">
          <w:t>the</w:t>
        </w:r>
      </w:ins>
      <w:r w:rsidR="00632542" w:rsidRPr="005F7DE3">
        <w:t xml:space="preserve"> three </w:t>
      </w:r>
      <w:del w:id="786" w:author="Braun, James E" w:date="2022-04-16T13:52:00Z">
        <w:r w:rsidR="00632542" w:rsidRPr="005F7DE3" w:rsidDel="00C1743A">
          <w:delText>model</w:delText>
        </w:r>
        <w:r w:rsidR="00C94FA1" w:rsidRPr="005F7DE3" w:rsidDel="00C1743A">
          <w:delText>s</w:delText>
        </w:r>
        <w:r w:rsidR="0065759F" w:rsidRPr="005F7DE3" w:rsidDel="00C1743A">
          <w:delText xml:space="preserve"> for </w:delText>
        </w:r>
      </w:del>
      <w:r w:rsidR="0065759F" w:rsidRPr="005F7DE3">
        <w:t>RC network</w:t>
      </w:r>
      <w:ins w:id="787" w:author="Braun, James E" w:date="2022-04-16T13:52:00Z">
        <w:r w:rsidR="00C1743A">
          <w:t xml:space="preserve"> models considered are a</w:t>
        </w:r>
      </w:ins>
      <w:del w:id="788" w:author="Braun, James E" w:date="2022-04-16T13:52:00Z">
        <w:r w:rsidR="0065759F" w:rsidRPr="005F7DE3" w:rsidDel="00C1743A">
          <w:delText>s</w:delText>
        </w:r>
        <w:r w:rsidR="00632542" w:rsidRPr="005F7DE3" w:rsidDel="00C1743A">
          <w:delText>,</w:delText>
        </w:r>
      </w:del>
      <w:r w:rsidR="00632542" w:rsidRPr="005F7DE3">
        <w:t xml:space="preserve"> </w:t>
      </w:r>
      <w:r w:rsidR="0065759F" w:rsidRPr="005F7DE3">
        <w:t>four</w:t>
      </w:r>
      <w:r w:rsidR="00632542" w:rsidRPr="005F7DE3">
        <w:t>-state</w:t>
      </w:r>
      <w:del w:id="789" w:author="Braun, James E" w:date="2022-04-16T13:52:00Z">
        <w:r w:rsidR="00632542" w:rsidRPr="005F7DE3" w:rsidDel="00C1743A">
          <w:delText>s</w:delText>
        </w:r>
      </w:del>
      <w:r w:rsidR="00632542" w:rsidRPr="005F7DE3">
        <w:t xml:space="preserve"> Model 1, </w:t>
      </w:r>
      <w:ins w:id="790" w:author="Braun, James E" w:date="2022-04-16T13:52:00Z">
        <w:r w:rsidR="00C1743A">
          <w:t xml:space="preserve">a </w:t>
        </w:r>
      </w:ins>
      <w:ins w:id="791" w:author="Lichen Wu" w:date="2022-04-17T21:10:00Z">
        <w:r w:rsidR="00914F90">
          <w:t>five</w:t>
        </w:r>
      </w:ins>
      <w:del w:id="792" w:author="Lichen Wu" w:date="2022-04-17T21:10:00Z">
        <w:r w:rsidR="0065759F" w:rsidRPr="005F7DE3" w:rsidDel="00914F90">
          <w:delText>six</w:delText>
        </w:r>
      </w:del>
      <w:r w:rsidR="00632542" w:rsidRPr="005F7DE3">
        <w:t>-state</w:t>
      </w:r>
      <w:del w:id="793" w:author="Braun, James E" w:date="2022-04-16T13:52:00Z">
        <w:r w:rsidR="00632542" w:rsidRPr="005F7DE3" w:rsidDel="00C1743A">
          <w:delText>s</w:delText>
        </w:r>
      </w:del>
      <w:r w:rsidR="00632542" w:rsidRPr="005F7DE3">
        <w:t xml:space="preserve"> Model 2 and </w:t>
      </w:r>
      <w:ins w:id="794" w:author="Braun, James E" w:date="2022-04-16T13:52:00Z">
        <w:r w:rsidR="00C1743A">
          <w:t xml:space="preserve">a </w:t>
        </w:r>
      </w:ins>
      <w:ins w:id="795" w:author="Lichen Wu" w:date="2022-04-17T21:10:00Z">
        <w:r w:rsidR="00914F90">
          <w:t>six</w:t>
        </w:r>
      </w:ins>
      <w:del w:id="796" w:author="Lichen Wu" w:date="2022-04-17T21:10:00Z">
        <w:r w:rsidR="0065759F" w:rsidRPr="005F7DE3" w:rsidDel="00914F90">
          <w:delText>five</w:delText>
        </w:r>
      </w:del>
      <w:r w:rsidR="00632542" w:rsidRPr="005F7DE3">
        <w:t>-state</w:t>
      </w:r>
      <w:del w:id="797" w:author="Braun, James E" w:date="2022-04-16T13:52:00Z">
        <w:r w:rsidR="00632542" w:rsidRPr="005F7DE3" w:rsidDel="00C1743A">
          <w:delText>s</w:delText>
        </w:r>
      </w:del>
      <w:r w:rsidR="00632542" w:rsidRPr="005F7DE3">
        <w:t xml:space="preserve"> Model 3</w:t>
      </w:r>
      <w:ins w:id="798" w:author="Braun, James E" w:date="2022-04-16T13:53:00Z">
        <w:r w:rsidR="00C1743A">
          <w:t xml:space="preserve">. In these network diagrams, </w:t>
        </w:r>
      </w:ins>
      <w:del w:id="799" w:author="Braun, James E" w:date="2022-04-16T13:53:00Z">
        <w:r w:rsidR="00D86C17" w:rsidRPr="005F7DE3" w:rsidDel="00C1743A">
          <w:delText>,</w:delText>
        </w:r>
      </w:del>
      <w:r w:rsidR="00632542" w:rsidRPr="005F7DE3">
        <w:t xml:space="preserve"> </w:t>
      </w:r>
      <w:del w:id="800" w:author="Braun, James E" w:date="2022-04-16T13:53:00Z">
        <w:r w:rsidR="00D86C17" w:rsidRPr="005F7DE3" w:rsidDel="00C1743A">
          <w:delText xml:space="preserve">in which  </w:delText>
        </w:r>
      </w:del>
      <m:oMath>
        <m:r>
          <w:rPr>
            <w:rFonts w:ascii="Cambria Math" w:hAnsi="Cambria Math"/>
          </w:rPr>
          <m:t xml:space="preserve">T, C,Q, </m:t>
        </m:r>
        <m:r>
          <m:rPr>
            <m:sty m:val="p"/>
          </m:rPr>
          <w:rPr>
            <w:rFonts w:ascii="Cambria Math" w:hAnsi="Cambria Math"/>
          </w:rPr>
          <m:t>α</m:t>
        </m:r>
      </m:oMath>
      <w:r w:rsidR="00D86C17" w:rsidRPr="005F7DE3">
        <w:t xml:space="preserve"> </w:t>
      </w:r>
      <w:r w:rsidR="00234233" w:rsidRPr="005F7DE3">
        <w:t xml:space="preserve"> </w:t>
      </w:r>
      <w:r w:rsidR="00D86C17" w:rsidRPr="005F7DE3">
        <w:t>represent temperature</w:t>
      </w:r>
      <w:ins w:id="801" w:author="Braun, James E" w:date="2022-04-16T13:53:00Z">
        <w:r w:rsidR="00C1743A">
          <w:t>s</w:t>
        </w:r>
      </w:ins>
      <w:r w:rsidR="00D86C17" w:rsidRPr="005F7DE3">
        <w:t>, capacitances, resistances, heat flux</w:t>
      </w:r>
      <w:ins w:id="802" w:author="Braun, James E" w:date="2022-04-16T13:53:00Z">
        <w:r w:rsidR="00C1743A">
          <w:t>es</w:t>
        </w:r>
      </w:ins>
      <w:r w:rsidR="00D86C17" w:rsidRPr="005F7DE3">
        <w:t xml:space="preserve"> </w:t>
      </w:r>
      <w:del w:id="803" w:author="Lichen Wu" w:date="2022-04-17T16:25:00Z">
        <w:r w:rsidR="00D86C17" w:rsidRPr="005F7DE3" w:rsidDel="00BD24E1">
          <w:delText xml:space="preserve">due to radiation </w:delText>
        </w:r>
      </w:del>
      <w:r w:rsidR="00D86C17" w:rsidRPr="005F7DE3">
        <w:t>and corresponding coefficients</w:t>
      </w:r>
      <w:del w:id="804" w:author="Braun, James E" w:date="2022-04-16T13:54:00Z">
        <w:r w:rsidR="00D86C17" w:rsidRPr="005F7DE3" w:rsidDel="00C1743A">
          <w:delText>. As for</w:delText>
        </w:r>
      </w:del>
      <w:ins w:id="805" w:author="Braun, James E" w:date="2022-04-16T13:54:00Z">
        <w:r w:rsidR="00C1743A">
          <w:t>, whereas</w:t>
        </w:r>
      </w:ins>
      <w:r w:rsidR="00D86C17" w:rsidRPr="005F7DE3">
        <w:t xml:space="preserve"> the subscripts, </w:t>
      </w:r>
      <m:oMath>
        <m:r>
          <w:rPr>
            <w:rFonts w:ascii="Cambria Math" w:hAnsi="Cambria Math"/>
          </w:rPr>
          <m:t>out, cav,slab,source, sink, env, room, intwall, sol, int, light, AHU, rad</m:t>
        </m:r>
      </m:oMath>
      <w:r w:rsidR="00D86C17" w:rsidRPr="005F7DE3">
        <w:t xml:space="preserve">, represent outdoor air, façade cavity, slab concrete, hot water or chilled water within tubes, insulation below tubes, envelope, room air, internal wall, solar radiation, internal heat, lighting, air handling unit, </w:t>
      </w:r>
      <w:ins w:id="806" w:author="Braun, James E" w:date="2022-04-16T13:54:00Z">
        <w:r w:rsidR="00C1743A">
          <w:t xml:space="preserve">and </w:t>
        </w:r>
      </w:ins>
      <w:r w:rsidR="00D86C17" w:rsidRPr="005F7DE3">
        <w:t>thermal heat flux load requirements, respectively.</w:t>
      </w:r>
      <w:r w:rsidR="0065759F" w:rsidRPr="005F7DE3">
        <w:t xml:space="preserve"> </w:t>
      </w:r>
    </w:p>
    <w:p w14:paraId="655FC090" w14:textId="77777777" w:rsidR="0065759F" w:rsidRPr="005F7DE3" w:rsidRDefault="0065759F" w:rsidP="00632542"/>
    <w:p w14:paraId="5AB32FAD" w14:textId="5D731FA5" w:rsidR="00632542" w:rsidRPr="005F7DE3" w:rsidRDefault="005D175C" w:rsidP="00632542">
      <w:r w:rsidRPr="005F7DE3">
        <w:t>Each of</w:t>
      </w:r>
      <w:r w:rsidR="00D86C17" w:rsidRPr="005F7DE3">
        <w:t xml:space="preserve"> </w:t>
      </w:r>
      <w:ins w:id="807" w:author="Braun, James E" w:date="2022-04-16T13:54:00Z">
        <w:r w:rsidR="00C1743A">
          <w:t xml:space="preserve">the </w:t>
        </w:r>
      </w:ins>
      <w:r w:rsidR="00D86C17" w:rsidRPr="005F7DE3">
        <w:t>three</w:t>
      </w:r>
      <w:r w:rsidR="00632542" w:rsidRPr="005F7DE3">
        <w:t xml:space="preserve"> models </w:t>
      </w:r>
      <w:r w:rsidRPr="005F7DE3">
        <w:t>is composed</w:t>
      </w:r>
      <w:r w:rsidR="00632542" w:rsidRPr="005F7DE3">
        <w:t xml:space="preserve"> of two </w:t>
      </w:r>
      <w:r w:rsidRPr="005F7DE3">
        <w:t>components</w:t>
      </w:r>
      <w:r w:rsidR="00632542" w:rsidRPr="005F7DE3">
        <w:t>: room and concrete slab. We chose the same</w:t>
      </w:r>
      <w:r w:rsidR="00C94FA1" w:rsidRPr="005F7DE3">
        <w:t xml:space="preserve"> </w:t>
      </w:r>
      <w:r w:rsidRPr="005F7DE3">
        <w:t>RC network model for</w:t>
      </w:r>
      <w:ins w:id="808" w:author="Braun, James E" w:date="2022-04-16T13:55:00Z">
        <w:r w:rsidR="00C1743A">
          <w:t xml:space="preserve"> the</w:t>
        </w:r>
      </w:ins>
      <w:r w:rsidRPr="005F7DE3">
        <w:t xml:space="preserve"> </w:t>
      </w:r>
      <w:r w:rsidR="00C94FA1" w:rsidRPr="005F7DE3">
        <w:t>room</w:t>
      </w:r>
      <w:r w:rsidR="00632542" w:rsidRPr="005F7DE3">
        <w:t xml:space="preserve"> </w:t>
      </w:r>
      <w:ins w:id="809" w:author="Braun, James E" w:date="2022-04-16T14:02:00Z">
        <w:r w:rsidR="004219CF">
          <w:t xml:space="preserve">portion of the model </w:t>
        </w:r>
      </w:ins>
      <w:r w:rsidR="00632542" w:rsidRPr="005F7DE3">
        <w:t xml:space="preserve">to </w:t>
      </w:r>
      <w:r w:rsidRPr="005F7DE3">
        <w:t>effectively</w:t>
      </w:r>
      <w:r w:rsidR="00632542" w:rsidRPr="005F7DE3">
        <w:t xml:space="preserve"> capture </w:t>
      </w:r>
      <w:r w:rsidR="001817E2" w:rsidRPr="005F7DE3">
        <w:t>its</w:t>
      </w:r>
      <w:r w:rsidR="00632542" w:rsidRPr="005F7DE3">
        <w:t xml:space="preserve"> thermal properties</w:t>
      </w:r>
      <w:r w:rsidR="00866877" w:rsidRPr="005F7DE3">
        <w:t xml:space="preserve">: </w:t>
      </w:r>
      <w:r w:rsidRPr="005F7DE3">
        <w:t xml:space="preserve">a </w:t>
      </w:r>
      <w:r w:rsidR="005832E2" w:rsidRPr="005F7DE3">
        <w:t xml:space="preserve">two-node </w:t>
      </w:r>
      <w:r w:rsidR="00FC6B59" w:rsidRPr="005F7DE3">
        <w:t>envelope</w:t>
      </w:r>
      <w:r w:rsidR="005832E2" w:rsidRPr="005F7DE3">
        <w:t>, one-node internal wall</w:t>
      </w:r>
      <w:r w:rsidR="003D18DC" w:rsidRPr="005F7DE3">
        <w:t xml:space="preserve">, one node cavity for </w:t>
      </w:r>
      <w:ins w:id="810" w:author="Braun, James E" w:date="2022-04-16T13:55:00Z">
        <w:r w:rsidR="00C1743A">
          <w:t xml:space="preserve">the </w:t>
        </w:r>
      </w:ins>
      <w:r w:rsidR="003D18DC" w:rsidRPr="005F7DE3">
        <w:t xml:space="preserve">double façade system, and </w:t>
      </w:r>
      <w:ins w:id="811" w:author="Braun, James E" w:date="2022-04-16T13:55:00Z">
        <w:r w:rsidR="00C1743A">
          <w:t xml:space="preserve">a </w:t>
        </w:r>
      </w:ins>
      <w:r w:rsidR="003D18DC" w:rsidRPr="005F7DE3">
        <w:t xml:space="preserve">room air node to capture </w:t>
      </w:r>
      <w:del w:id="812" w:author="Braun, James E" w:date="2022-04-16T14:03:00Z">
        <w:r w:rsidR="003D18DC" w:rsidRPr="005F7DE3" w:rsidDel="004219CF">
          <w:delText xml:space="preserve">the provided </w:delText>
        </w:r>
      </w:del>
      <w:r w:rsidR="003D18DC" w:rsidRPr="005F7DE3">
        <w:t>disturbance</w:t>
      </w:r>
      <w:ins w:id="813" w:author="Braun, James E" w:date="2022-04-16T14:03:00Z">
        <w:r w:rsidR="004219CF">
          <w:t>s due to</w:t>
        </w:r>
      </w:ins>
      <w:r w:rsidR="003D18DC" w:rsidRPr="005F7DE3">
        <w:t xml:space="preserve"> heating or cooling from </w:t>
      </w:r>
      <w:ins w:id="814" w:author="Braun, James E" w:date="2022-04-16T14:03:00Z">
        <w:r w:rsidR="004219CF">
          <w:t xml:space="preserve">the </w:t>
        </w:r>
      </w:ins>
      <w:r w:rsidR="003D18DC" w:rsidRPr="005F7DE3">
        <w:t xml:space="preserve">AHU system. </w:t>
      </w:r>
      <w:r w:rsidR="003E6258" w:rsidRPr="005F7DE3">
        <w:t xml:space="preserve">It is worth noting that we </w:t>
      </w:r>
      <w:r w:rsidR="00FC6B59" w:rsidRPr="005F7DE3">
        <w:t xml:space="preserve">used </w:t>
      </w:r>
      <w:r w:rsidR="007C49E9" w:rsidRPr="005F7DE3">
        <w:t xml:space="preserve">the </w:t>
      </w:r>
      <w:r w:rsidR="00FC6B59" w:rsidRPr="005F7DE3">
        <w:t xml:space="preserve">envelope node to represent </w:t>
      </w:r>
      <w:r w:rsidR="007C49E9" w:rsidRPr="005F7DE3">
        <w:t xml:space="preserve">the </w:t>
      </w:r>
      <w:r w:rsidR="003E6258" w:rsidRPr="005F7DE3">
        <w:t xml:space="preserve">external wall </w:t>
      </w:r>
      <w:r w:rsidR="00FC6B59" w:rsidRPr="005F7DE3">
        <w:t xml:space="preserve">and roof/ceiling </w:t>
      </w:r>
      <w:r w:rsidR="003E6258" w:rsidRPr="005F7DE3">
        <w:t xml:space="preserve">to </w:t>
      </w:r>
      <w:r w:rsidR="007C49E9" w:rsidRPr="005F7DE3">
        <w:t>keep the</w:t>
      </w:r>
      <w:r w:rsidR="003E6258" w:rsidRPr="005F7DE3">
        <w:t xml:space="preserve"> model </w:t>
      </w:r>
      <w:r w:rsidR="007C49E9" w:rsidRPr="005F7DE3">
        <w:t>simple</w:t>
      </w:r>
      <w:r w:rsidR="003E6258" w:rsidRPr="005F7DE3">
        <w:t xml:space="preserve">. </w:t>
      </w:r>
      <w:del w:id="815" w:author="Braun, James E" w:date="2022-04-16T14:03:00Z">
        <w:r w:rsidR="007C49E9" w:rsidRPr="005F7DE3" w:rsidDel="004219CF">
          <w:delText>In the case of</w:delText>
        </w:r>
      </w:del>
      <w:ins w:id="816" w:author="Braun, James E" w:date="2022-04-16T14:04:00Z">
        <w:r w:rsidR="004219CF">
          <w:t>For</w:t>
        </w:r>
      </w:ins>
      <w:r w:rsidR="007C49E9" w:rsidRPr="005F7DE3">
        <w:t xml:space="preserve"> the concrete slab</w:t>
      </w:r>
      <w:ins w:id="817" w:author="Braun, James E" w:date="2022-04-16T14:04:00Z">
        <w:r w:rsidR="004219CF">
          <w:t xml:space="preserve"> portion of the model</w:t>
        </w:r>
      </w:ins>
      <w:r w:rsidR="006074D8" w:rsidRPr="005F7DE3">
        <w:t xml:space="preserve">, </w:t>
      </w:r>
      <w:r w:rsidR="003E6258" w:rsidRPr="005F7DE3">
        <w:t xml:space="preserve">we </w:t>
      </w:r>
      <w:r w:rsidR="007C49E9" w:rsidRPr="005F7DE3">
        <w:t>experimented with</w:t>
      </w:r>
      <w:r w:rsidR="00656BDE" w:rsidRPr="005F7DE3">
        <w:t xml:space="preserve"> </w:t>
      </w:r>
      <w:r w:rsidR="007C49E9" w:rsidRPr="005F7DE3">
        <w:t>various</w:t>
      </w:r>
      <w:r w:rsidR="00656BDE" w:rsidRPr="005F7DE3">
        <w:t xml:space="preserve"> model orders</w:t>
      </w:r>
      <w:del w:id="818" w:author="Braun, James E" w:date="2022-04-16T14:04:00Z">
        <w:r w:rsidR="00656BDE" w:rsidRPr="005F7DE3" w:rsidDel="004219CF">
          <w:delText xml:space="preserve"> to capture its thermal behaviors</w:delText>
        </w:r>
      </w:del>
      <w:r w:rsidR="0092798E" w:rsidRPr="005F7DE3">
        <w:t xml:space="preserve">. </w:t>
      </w:r>
      <w:r w:rsidR="007C49E9" w:rsidRPr="005F7DE3">
        <w:t>T</w:t>
      </w:r>
      <w:r w:rsidR="0092798E" w:rsidRPr="005F7DE3">
        <w:t xml:space="preserve">he detailed thermal structure of </w:t>
      </w:r>
      <w:ins w:id="819" w:author="Braun, James E" w:date="2022-04-16T14:04:00Z">
        <w:r w:rsidR="004219CF">
          <w:t xml:space="preserve">the </w:t>
        </w:r>
      </w:ins>
      <w:r w:rsidR="0092798E" w:rsidRPr="005F7DE3">
        <w:t xml:space="preserve">radiant floor </w:t>
      </w:r>
      <w:r w:rsidR="00930C07" w:rsidRPr="005F7DE3">
        <w:t>was</w:t>
      </w:r>
      <w:r w:rsidR="0092798E" w:rsidRPr="005F7DE3">
        <w:t xml:space="preserve"> </w:t>
      </w:r>
      <w:r w:rsidR="007C49E9" w:rsidRPr="005F7DE3">
        <w:t>omitted from Model 1</w:t>
      </w:r>
      <w:del w:id="820" w:author="Braun, James E" w:date="2022-04-16T14:04:00Z">
        <w:r w:rsidR="001851E9" w:rsidRPr="005F7DE3" w:rsidDel="004219CF">
          <w:delText>. And</w:delText>
        </w:r>
      </w:del>
      <w:ins w:id="821" w:author="Braun, James E" w:date="2022-04-16T14:04:00Z">
        <w:r w:rsidR="004219CF">
          <w:t xml:space="preserve"> and</w:t>
        </w:r>
      </w:ins>
      <w:r w:rsidR="0092798E" w:rsidRPr="005F7DE3">
        <w:t xml:space="preserve"> </w:t>
      </w:r>
      <w:r w:rsidR="007C49E9" w:rsidRPr="005F7DE3">
        <w:t>w</w:t>
      </w:r>
      <w:r w:rsidR="0092798E" w:rsidRPr="005F7DE3">
        <w:t xml:space="preserve">e </w:t>
      </w:r>
      <w:r w:rsidR="002A67BC" w:rsidRPr="005F7DE3">
        <w:t>considered the</w:t>
      </w:r>
      <w:r w:rsidR="0092798E" w:rsidRPr="005F7DE3">
        <w:t xml:space="preserve"> entire slab</w:t>
      </w:r>
      <w:r w:rsidR="007C49E9" w:rsidRPr="005F7DE3">
        <w:t xml:space="preserve"> to be a single</w:t>
      </w:r>
      <w:r w:rsidR="0092798E" w:rsidRPr="005F7DE3">
        <w:t xml:space="preserve"> node. </w:t>
      </w:r>
      <w:r w:rsidR="007C49E9" w:rsidRPr="005F7DE3">
        <w:t>In c</w:t>
      </w:r>
      <w:r w:rsidR="0092798E" w:rsidRPr="005F7DE3">
        <w:t>ompar</w:t>
      </w:r>
      <w:r w:rsidR="007C49E9" w:rsidRPr="005F7DE3">
        <w:t>ison to</w:t>
      </w:r>
      <w:r w:rsidR="0092798E" w:rsidRPr="005F7DE3">
        <w:t xml:space="preserve"> Model 1, Model </w:t>
      </w:r>
      <w:ins w:id="822" w:author="Lichen Wu" w:date="2022-04-17T21:11:00Z">
        <w:r w:rsidR="00914F90">
          <w:t>2</w:t>
        </w:r>
      </w:ins>
      <w:del w:id="823" w:author="Lichen Wu" w:date="2022-04-17T21:11:00Z">
        <w:r w:rsidR="0092798E" w:rsidRPr="005F7DE3" w:rsidDel="00914F90">
          <w:delText>3</w:delText>
        </w:r>
      </w:del>
      <w:r w:rsidR="0092798E" w:rsidRPr="005F7DE3">
        <w:t xml:space="preserve"> </w:t>
      </w:r>
      <w:r w:rsidR="00930C07" w:rsidRPr="005F7DE3">
        <w:t>included</w:t>
      </w:r>
      <w:r w:rsidR="00AF48A3" w:rsidRPr="005F7DE3">
        <w:t xml:space="preserve"> an </w:t>
      </w:r>
      <w:r w:rsidR="0092798E" w:rsidRPr="005F7DE3">
        <w:t>additional source node</w:t>
      </w:r>
      <w:r w:rsidR="00AF48A3" w:rsidRPr="005F7DE3">
        <w:t xml:space="preserve"> to </w:t>
      </w:r>
      <w:r w:rsidR="0092798E" w:rsidRPr="005F7DE3">
        <w:t xml:space="preserve">represent the </w:t>
      </w:r>
      <w:r w:rsidR="00AF48A3" w:rsidRPr="005F7DE3">
        <w:t xml:space="preserve">flow of </w:t>
      </w:r>
      <w:r w:rsidR="0092798E" w:rsidRPr="005F7DE3">
        <w:t xml:space="preserve">water through slab pipes. </w:t>
      </w:r>
      <w:r w:rsidR="00AF48A3" w:rsidRPr="005F7DE3">
        <w:t xml:space="preserve">Furthermore, Model </w:t>
      </w:r>
      <w:ins w:id="824" w:author="Lichen Wu" w:date="2022-04-17T21:11:00Z">
        <w:r w:rsidR="00914F90">
          <w:t>3</w:t>
        </w:r>
      </w:ins>
      <w:del w:id="825" w:author="Lichen Wu" w:date="2022-04-17T21:11:00Z">
        <w:r w:rsidR="00AF48A3" w:rsidRPr="005F7DE3" w:rsidDel="00914F90">
          <w:delText>2</w:delText>
        </w:r>
      </w:del>
      <w:r w:rsidR="00AF48A3" w:rsidRPr="005F7DE3">
        <w:t xml:space="preserve"> </w:t>
      </w:r>
      <w:r w:rsidR="00930C07" w:rsidRPr="005F7DE3">
        <w:t>had</w:t>
      </w:r>
      <w:r w:rsidR="00AF48A3" w:rsidRPr="005F7DE3">
        <w:t xml:space="preserve"> one additional sink node </w:t>
      </w:r>
      <w:ins w:id="826" w:author="Braun, James E" w:date="2022-04-16T14:05:00Z">
        <w:r w:rsidR="004219CF">
          <w:t>compared to</w:t>
        </w:r>
      </w:ins>
      <w:del w:id="827" w:author="Braun, James E" w:date="2022-04-16T14:05:00Z">
        <w:r w:rsidR="00AF48A3" w:rsidRPr="005F7DE3" w:rsidDel="004219CF">
          <w:delText>than</w:delText>
        </w:r>
      </w:del>
      <w:r w:rsidR="00AF48A3" w:rsidRPr="005F7DE3">
        <w:t xml:space="preserve"> Model </w:t>
      </w:r>
      <w:ins w:id="828" w:author="Lichen Wu" w:date="2022-04-17T21:11:00Z">
        <w:r w:rsidR="00914F90">
          <w:t>2</w:t>
        </w:r>
      </w:ins>
      <w:del w:id="829" w:author="Lichen Wu" w:date="2022-04-17T21:11:00Z">
        <w:r w:rsidR="00AF48A3" w:rsidRPr="005F7DE3" w:rsidDel="00914F90">
          <w:delText>3</w:delText>
        </w:r>
      </w:del>
      <w:r w:rsidR="00AF48A3" w:rsidRPr="005F7DE3">
        <w:t xml:space="preserve"> to represent </w:t>
      </w:r>
      <w:del w:id="830" w:author="Braun, James E" w:date="2022-04-16T14:05:00Z">
        <w:r w:rsidR="00AF48A3" w:rsidRPr="005F7DE3" w:rsidDel="004219CF">
          <w:delText>the</w:delText>
        </w:r>
        <w:r w:rsidR="002A67BC" w:rsidRPr="005F7DE3" w:rsidDel="004219CF">
          <w:delText xml:space="preserve"> </w:delText>
        </w:r>
      </w:del>
      <w:r w:rsidR="002A67BC" w:rsidRPr="005F7DE3">
        <w:t>heat transfer between</w:t>
      </w:r>
      <w:r w:rsidR="00AF48A3" w:rsidRPr="005F7DE3">
        <w:t xml:space="preserve"> </w:t>
      </w:r>
      <w:ins w:id="831" w:author="Braun, James E" w:date="2022-04-16T14:05:00Z">
        <w:r w:rsidR="004219CF">
          <w:t xml:space="preserve">the </w:t>
        </w:r>
      </w:ins>
      <w:r w:rsidR="002A67BC" w:rsidRPr="005F7DE3">
        <w:t>source node and another space</w:t>
      </w:r>
      <w:r w:rsidR="00AF48A3" w:rsidRPr="005F7DE3">
        <w:t>.</w:t>
      </w:r>
    </w:p>
    <w:p w14:paraId="231D9968" w14:textId="77777777" w:rsidR="0009191C" w:rsidRPr="005F7DE3" w:rsidRDefault="0009191C" w:rsidP="00BB31D6"/>
    <w:p w14:paraId="313D62FE" w14:textId="4BEE7B4B" w:rsidR="00C7131D" w:rsidRPr="005F7DE3" w:rsidRDefault="00C7131D" w:rsidP="00BB31D6">
      <w:r w:rsidRPr="005F7DE3">
        <w:lastRenderedPageBreak/>
        <w:t xml:space="preserve">Figure </w:t>
      </w:r>
      <w:r w:rsidR="008B71BC">
        <w:fldChar w:fldCharType="begin"/>
      </w:r>
      <w:r w:rsidR="008B71BC">
        <w:instrText xml:space="preserve"> REF rc_fig_comp \h </w:instrText>
      </w:r>
      <w:r w:rsidR="008B71BC">
        <w:fldChar w:fldCharType="separate"/>
      </w:r>
      <w:r w:rsidR="009A60BB">
        <w:rPr>
          <w:b/>
          <w:bCs/>
          <w:noProof/>
        </w:rPr>
        <w:t>3</w:t>
      </w:r>
      <w:r w:rsidR="008B71BC">
        <w:fldChar w:fldCharType="end"/>
      </w:r>
      <w:r w:rsidRPr="005F7DE3">
        <w:t xml:space="preserve"> depicts </w:t>
      </w:r>
      <w:del w:id="832" w:author="Braun, James E" w:date="2022-04-16T14:06:00Z">
        <w:r w:rsidRPr="005F7DE3" w:rsidDel="004219CF">
          <w:delText xml:space="preserve">the </w:delText>
        </w:r>
      </w:del>
      <w:r w:rsidRPr="005F7DE3">
        <w:t xml:space="preserve">predicted and actual results obtained </w:t>
      </w:r>
      <w:del w:id="833" w:author="Braun, James E" w:date="2022-04-16T14:06:00Z">
        <w:r w:rsidRPr="005F7DE3" w:rsidDel="004219CF">
          <w:delText xml:space="preserve">during </w:delText>
        </w:r>
      </w:del>
      <w:ins w:id="834" w:author="Braun, James E" w:date="2022-04-16T14:06:00Z">
        <w:r w:rsidR="004219CF">
          <w:t>for</w:t>
        </w:r>
        <w:r w:rsidR="004219CF" w:rsidRPr="005F7DE3">
          <w:t xml:space="preserve"> </w:t>
        </w:r>
      </w:ins>
      <w:r w:rsidRPr="005F7DE3">
        <w:t>the testing period (</w:t>
      </w:r>
      <w:del w:id="835" w:author="Lichen Wu" w:date="2022-04-17T16:15:00Z">
        <w:r w:rsidRPr="005F7DE3" w:rsidDel="003C0301">
          <w:delText xml:space="preserve">10892 </w:delText>
        </w:r>
      </w:del>
      <w:ins w:id="836" w:author="Lichen Wu" w:date="2022-04-17T16:15:00Z">
        <w:r w:rsidR="003C0301">
          <w:t>10656</w:t>
        </w:r>
        <w:r w:rsidR="003C0301" w:rsidRPr="005F7DE3">
          <w:t xml:space="preserve"> </w:t>
        </w:r>
      </w:ins>
      <w:r w:rsidRPr="005F7DE3">
        <w:t xml:space="preserve">sampling points for </w:t>
      </w:r>
      <w:del w:id="837" w:author="Lichen Wu" w:date="2022-04-17T16:15:00Z">
        <w:r w:rsidRPr="005F7DE3" w:rsidDel="003C0301">
          <w:delText xml:space="preserve">around </w:delText>
        </w:r>
      </w:del>
      <w:r w:rsidRPr="005F7DE3">
        <w:t xml:space="preserve">37 days). Model 1 has </w:t>
      </w:r>
      <w:del w:id="838" w:author="Braun, James E" w:date="2022-04-16T14:06:00Z">
        <w:r w:rsidRPr="005F7DE3" w:rsidDel="004219CF">
          <w:delText xml:space="preserve">a </w:delText>
        </w:r>
      </w:del>
      <w:r w:rsidRPr="005F7DE3">
        <w:t>significantly higher error</w:t>
      </w:r>
      <w:r w:rsidR="00AF77D1" w:rsidRPr="005F7DE3">
        <w:t>s</w:t>
      </w:r>
      <w:r w:rsidRPr="005F7DE3">
        <w:t xml:space="preserve"> than Models 2 and 3, which can be attributed to the oversimplified concrete slab representation</w:t>
      </w:r>
      <w:r w:rsidRPr="006C37D5">
        <w:t xml:space="preserve">. Model </w:t>
      </w:r>
      <w:ins w:id="839" w:author="Lichen Wu" w:date="2022-04-17T21:11:00Z">
        <w:r w:rsidR="00914F90">
          <w:t>3</w:t>
        </w:r>
      </w:ins>
      <w:del w:id="840" w:author="Lichen Wu" w:date="2022-04-17T21:11:00Z">
        <w:r w:rsidRPr="00734E9B" w:rsidDel="00914F90">
          <w:delText>2</w:delText>
        </w:r>
      </w:del>
      <w:r w:rsidRPr="00734E9B">
        <w:t xml:space="preserve"> has a lower CVRMSE than Model </w:t>
      </w:r>
      <w:ins w:id="841" w:author="Lichen Wu" w:date="2022-04-17T21:11:00Z">
        <w:r w:rsidR="00914F90">
          <w:t>2</w:t>
        </w:r>
      </w:ins>
      <w:del w:id="842" w:author="Lichen Wu" w:date="2022-04-17T21:11:00Z">
        <w:r w:rsidRPr="00734E9B" w:rsidDel="00914F90">
          <w:delText>3</w:delText>
        </w:r>
      </w:del>
      <w:r w:rsidRPr="00734E9B">
        <w:t xml:space="preserve">, which is consistent with the addition of a sink node. Table </w:t>
      </w:r>
      <w:r w:rsidR="008B71BC" w:rsidRPr="006C37D5">
        <w:fldChar w:fldCharType="begin"/>
      </w:r>
      <w:r w:rsidR="008B71BC" w:rsidRPr="00734E9B">
        <w:instrText xml:space="preserve"> REF rc_tb_comp \h </w:instrText>
      </w:r>
      <w:r w:rsidR="00976315" w:rsidRPr="00734E9B">
        <w:rPr>
          <w:rPrChange w:id="843" w:author="Lichen Wu" w:date="2022-04-17T20:51:00Z">
            <w:rPr>
              <w:highlight w:val="yellow"/>
            </w:rPr>
          </w:rPrChange>
        </w:rPr>
        <w:instrText xml:space="preserve"> \* MERGEFORMAT </w:instrText>
      </w:r>
      <w:r w:rsidR="008B71BC" w:rsidRPr="006C37D5">
        <w:fldChar w:fldCharType="separate"/>
      </w:r>
      <w:ins w:id="844" w:author="Lichen Wu" w:date="2022-04-18T18:52:00Z">
        <w:r w:rsidR="009A60BB">
          <w:rPr>
            <w:b/>
            <w:bCs/>
            <w:noProof/>
          </w:rPr>
          <w:t>2</w:t>
        </w:r>
      </w:ins>
      <w:del w:id="845" w:author="Lichen Wu" w:date="2022-04-17T20:57:00Z">
        <w:r w:rsidR="0065259E" w:rsidRPr="00734E9B" w:rsidDel="00D1658F">
          <w:rPr>
            <w:b/>
            <w:bCs/>
            <w:noProof/>
          </w:rPr>
          <w:delText>2</w:delText>
        </w:r>
      </w:del>
      <w:r w:rsidR="008B71BC" w:rsidRPr="006C37D5">
        <w:fldChar w:fldCharType="end"/>
      </w:r>
      <w:r w:rsidRPr="006C37D5">
        <w:t xml:space="preserve"> contains a more detailed comparison of performance. </w:t>
      </w:r>
      <w:ins w:id="846" w:author="Lichen Wu" w:date="2022-04-17T21:11:00Z">
        <w:del w:id="847" w:author="LipingWang" w:date="2022-04-18T14:46:00Z">
          <w:r w:rsidR="00914F90" w:rsidDel="00D9268F">
            <w:delText>Although the added complexity usually le</w:delText>
          </w:r>
        </w:del>
      </w:ins>
      <w:ins w:id="848" w:author="Lichen Wu" w:date="2022-04-17T21:13:00Z">
        <w:del w:id="849" w:author="LipingWang" w:date="2022-04-18T14:46:00Z">
          <w:r w:rsidR="00914F90" w:rsidDel="00D9268F">
            <w:delText>d</w:delText>
          </w:r>
        </w:del>
      </w:ins>
      <w:ins w:id="850" w:author="Lichen Wu" w:date="2022-04-17T21:11:00Z">
        <w:del w:id="851" w:author="LipingWang" w:date="2022-04-18T14:46:00Z">
          <w:r w:rsidR="00914F90" w:rsidDel="00D9268F">
            <w:delText xml:space="preserve"> to better prediction per</w:delText>
          </w:r>
        </w:del>
      </w:ins>
      <w:ins w:id="852" w:author="Lichen Wu" w:date="2022-04-17T21:12:00Z">
        <w:del w:id="853" w:author="LipingWang" w:date="2022-04-18T14:46:00Z">
          <w:r w:rsidR="00914F90" w:rsidDel="00D9268F">
            <w:delText xml:space="preserve">formance, it became impractical to furtherly improve the Model 3 performance with RC </w:delText>
          </w:r>
        </w:del>
      </w:ins>
      <w:commentRangeStart w:id="854"/>
      <w:commentRangeStart w:id="855"/>
      <w:del w:id="856" w:author="LipingWang" w:date="2022-04-18T14:46:00Z">
        <w:r w:rsidRPr="00734E9B" w:rsidDel="00D9268F">
          <w:delText xml:space="preserve">Model </w:delText>
        </w:r>
      </w:del>
      <w:ins w:id="857" w:author="Lichen Wu" w:date="2022-04-17T21:13:00Z">
        <w:del w:id="858" w:author="LipingWang" w:date="2022-04-18T14:46:00Z">
          <w:r w:rsidR="00914F90" w:rsidDel="00D9268F">
            <w:delText xml:space="preserve">method. </w:delText>
          </w:r>
        </w:del>
      </w:ins>
      <w:ins w:id="859" w:author="Lichen Wu" w:date="2022-04-17T21:14:00Z">
        <w:del w:id="860" w:author="LipingWang" w:date="2022-04-18T14:46:00Z">
          <w:r w:rsidR="00914F90" w:rsidDel="00D9268F">
            <w:delText>In the end, Model</w:delText>
          </w:r>
        </w:del>
      </w:ins>
      <w:ins w:id="861" w:author="Lichen Wu" w:date="2022-04-17T21:13:00Z">
        <w:del w:id="862" w:author="LipingWang" w:date="2022-04-18T14:46:00Z">
          <w:r w:rsidR="00914F90" w:rsidRPr="006C37D5" w:rsidDel="00D9268F">
            <w:delText xml:space="preserve"> </w:delText>
          </w:r>
        </w:del>
      </w:ins>
      <w:ins w:id="863" w:author="Lichen Wu" w:date="2022-04-17T21:14:00Z">
        <w:del w:id="864" w:author="LipingWang" w:date="2022-04-18T14:46:00Z">
          <w:r w:rsidR="00914F90" w:rsidDel="00D9268F">
            <w:delText>3</w:delText>
          </w:r>
        </w:del>
      </w:ins>
      <w:del w:id="865" w:author="LipingWang" w:date="2022-04-18T14:46:00Z">
        <w:r w:rsidRPr="00734E9B" w:rsidDel="00D9268F">
          <w:delText xml:space="preserve">2 was chosen as the optimal </w:delText>
        </w:r>
      </w:del>
      <w:ins w:id="866" w:author="Lichen Wu" w:date="2022-04-17T20:51:00Z">
        <w:del w:id="867" w:author="LipingWang" w:date="2022-04-18T14:46:00Z">
          <w:r w:rsidR="00734E9B" w:rsidDel="00D9268F">
            <w:delText>bes</w:delText>
          </w:r>
        </w:del>
      </w:ins>
      <w:ins w:id="868" w:author="Lichen Wu" w:date="2022-04-17T20:52:00Z">
        <w:del w:id="869" w:author="LipingWang" w:date="2022-04-18T14:46:00Z">
          <w:r w:rsidR="00734E9B" w:rsidDel="00D9268F">
            <w:delText>t</w:delText>
          </w:r>
        </w:del>
      </w:ins>
      <w:ins w:id="870" w:author="Lichen Wu" w:date="2022-04-17T20:51:00Z">
        <w:del w:id="871" w:author="LipingWang" w:date="2022-04-18T14:46:00Z">
          <w:r w:rsidR="00734E9B" w:rsidRPr="006C37D5" w:rsidDel="00D9268F">
            <w:delText xml:space="preserve"> </w:delText>
          </w:r>
        </w:del>
      </w:ins>
      <w:del w:id="872" w:author="LipingWang" w:date="2022-04-18T14:46:00Z">
        <w:r w:rsidRPr="006C37D5" w:rsidDel="00D9268F">
          <w:delText xml:space="preserve">model for the RC network method </w:delText>
        </w:r>
      </w:del>
      <w:ins w:id="873" w:author="Lichen Wu" w:date="2022-04-17T20:53:00Z">
        <w:del w:id="874" w:author="LipingWang" w:date="2022-04-18T14:46:00Z">
          <w:r w:rsidR="00D951E6" w:rsidDel="00D9268F">
            <w:delText>though it was the most complex.</w:delText>
          </w:r>
        </w:del>
      </w:ins>
      <w:ins w:id="875" w:author="Lichen Wu" w:date="2022-04-17T20:54:00Z">
        <w:del w:id="876" w:author="LipingWang" w:date="2022-04-18T14:46:00Z">
          <w:r w:rsidR="00D951E6" w:rsidRPr="006C37D5" w:rsidDel="00D9268F">
            <w:delText xml:space="preserve"> </w:delText>
          </w:r>
        </w:del>
      </w:ins>
      <w:del w:id="877" w:author="LipingWang" w:date="2022-04-18T14:46:00Z">
        <w:r w:rsidRPr="00734E9B" w:rsidDel="00D9268F">
          <w:delText>since it performs better than Model 3 at capturing peaking loads.</w:delText>
        </w:r>
        <w:commentRangeEnd w:id="854"/>
        <w:r w:rsidR="004219CF" w:rsidRPr="00734E9B" w:rsidDel="00D9268F">
          <w:rPr>
            <w:rStyle w:val="CommentReference"/>
          </w:rPr>
          <w:commentReference w:id="854"/>
        </w:r>
      </w:del>
      <w:commentRangeEnd w:id="855"/>
      <w:r w:rsidR="00DA3AE0">
        <w:rPr>
          <w:rStyle w:val="CommentReference"/>
        </w:rPr>
        <w:commentReference w:id="855"/>
      </w:r>
    </w:p>
    <w:p w14:paraId="15959A54" w14:textId="77777777" w:rsidR="007570C6" w:rsidRPr="005F7DE3" w:rsidRDefault="007570C6" w:rsidP="00BB31D6"/>
    <w:p w14:paraId="3EA4CEEF" w14:textId="77777777" w:rsidR="00BB31D6" w:rsidRPr="005F7DE3" w:rsidRDefault="00BB31D6" w:rsidP="00BB31D6">
      <w:r w:rsidRPr="005F7DE3">
        <w:t>The Model 2 can be represented by a state-space model with the following state, input, and output variable</w:t>
      </w:r>
      <w:del w:id="878" w:author="Braun, James E" w:date="2022-04-16T14:09:00Z">
        <w:r w:rsidRPr="005F7DE3" w:rsidDel="00FA3D46">
          <w:delText>s</w:delText>
        </w:r>
      </w:del>
      <w:r w:rsidRPr="005F7DE3">
        <w:t xml:space="preserve"> definitions: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1"/>
        <w:gridCol w:w="7999"/>
        <w:gridCol w:w="750"/>
      </w:tblGrid>
      <w:tr w:rsidR="00AF77D1" w:rsidRPr="005F7DE3" w14:paraId="7876F357" w14:textId="77777777" w:rsidTr="00BA158B">
        <w:trPr>
          <w:jc w:val="center"/>
        </w:trPr>
        <w:tc>
          <w:tcPr>
            <w:tcW w:w="625" w:type="dxa"/>
            <w:vAlign w:val="center"/>
          </w:tcPr>
          <w:p w14:paraId="53A37679" w14:textId="77777777" w:rsidR="00BB31D6" w:rsidRPr="005F7DE3" w:rsidRDefault="00BB31D6" w:rsidP="00BA158B"/>
        </w:tc>
        <w:tc>
          <w:tcPr>
            <w:tcW w:w="8100" w:type="dxa"/>
            <w:vAlign w:val="center"/>
          </w:tcPr>
          <w:p w14:paraId="4104DD05" w14:textId="77777777" w:rsidR="00BB31D6" w:rsidRPr="005F7DE3" w:rsidRDefault="008F54D4" w:rsidP="00482FCA">
            <w:pPr>
              <w:spacing w:line="360" w:lineRule="auto"/>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env1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env2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room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intwall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slab2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sink</m:t>
                        </m:r>
                      </m:sub>
                    </m:sSub>
                  </m:e>
                </m:d>
              </m:oMath>
            </m:oMathPara>
          </w:p>
        </w:tc>
        <w:tc>
          <w:tcPr>
            <w:tcW w:w="625" w:type="dxa"/>
            <w:vAlign w:val="center"/>
          </w:tcPr>
          <w:p w14:paraId="729FD338" w14:textId="7AB8269E" w:rsidR="00BB31D6" w:rsidRPr="005F7DE3" w:rsidRDefault="00BB31D6" w:rsidP="00482FCA">
            <w:pPr>
              <w:spacing w:line="360" w:lineRule="auto"/>
            </w:pPr>
            <w:r w:rsidRPr="005F7DE3">
              <w:t>(</w:t>
            </w:r>
            <w:fldSimple w:instr=" SEQ Eq \* MERGEFORMAT ">
              <w:ins w:id="879" w:author="Lichen Wu" w:date="2022-04-18T18:52:00Z">
                <w:r w:rsidR="009A60BB">
                  <w:rPr>
                    <w:noProof/>
                  </w:rPr>
                  <w:t>24</w:t>
                </w:r>
              </w:ins>
              <w:del w:id="880" w:author="Lichen Wu" w:date="2022-04-18T15:24:00Z">
                <w:r w:rsidR="00D1658F" w:rsidDel="00191064">
                  <w:rPr>
                    <w:noProof/>
                  </w:rPr>
                  <w:delText>24</w:delText>
                </w:r>
              </w:del>
            </w:fldSimple>
            <w:r w:rsidRPr="005F7DE3">
              <w:t>)</w:t>
            </w:r>
          </w:p>
        </w:tc>
      </w:tr>
      <w:tr w:rsidR="00AF77D1" w:rsidRPr="005F7DE3" w14:paraId="4800BDB3" w14:textId="77777777" w:rsidTr="00BA158B">
        <w:trPr>
          <w:jc w:val="center"/>
        </w:trPr>
        <w:tc>
          <w:tcPr>
            <w:tcW w:w="625" w:type="dxa"/>
            <w:vAlign w:val="center"/>
          </w:tcPr>
          <w:p w14:paraId="0662554F" w14:textId="77777777" w:rsidR="00BB31D6" w:rsidRPr="005F7DE3" w:rsidRDefault="00BB31D6" w:rsidP="00BA158B"/>
        </w:tc>
        <w:tc>
          <w:tcPr>
            <w:tcW w:w="8100" w:type="dxa"/>
            <w:vAlign w:val="center"/>
          </w:tcPr>
          <w:p w14:paraId="056F5F31" w14:textId="77777777" w:rsidR="00BB31D6" w:rsidRPr="005F7DE3" w:rsidRDefault="008F54D4" w:rsidP="00482FCA">
            <w:pPr>
              <w:spacing w:line="360" w:lineRule="auto"/>
              <w:jc w:val="center"/>
            </w:pPr>
            <m:oMathPara>
              <m:oMath>
                <m:sSup>
                  <m:sSupPr>
                    <m:ctrlPr>
                      <w:rPr>
                        <w:rFonts w:ascii="Cambria Math" w:hAnsi="Cambria Math"/>
                        <w:i/>
                      </w:rPr>
                    </m:ctrlPr>
                  </m:sSupPr>
                  <m:e>
                    <m:r>
                      <m:rPr>
                        <m:sty m:val="bi"/>
                      </m:rPr>
                      <w:rPr>
                        <w:rFonts w:ascii="Cambria Math" w:hAnsi="Cambria Math"/>
                      </w:rPr>
                      <m:t>u</m:t>
                    </m:r>
                    <m:ctrlPr>
                      <w:rPr>
                        <w:rFonts w:ascii="Cambria Math" w:hAnsi="Cambria Math"/>
                        <w:b/>
                        <w:i/>
                      </w:rPr>
                    </m:ctrlPr>
                  </m:e>
                  <m:sup>
                    <m:r>
                      <w:rPr>
                        <w:rFonts w:ascii="Cambria Math" w:hAnsi="Cambria Math"/>
                      </w:rPr>
                      <m:t>T</m:t>
                    </m:r>
                  </m:sup>
                </m:sSup>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ctrlPr>
                          <w:rPr>
                            <w:rFonts w:ascii="Cambria Math" w:hAnsi="Cambria Math"/>
                          </w:rPr>
                        </m:ctrlP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slab1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cav</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source</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sol</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int</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light</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AHU</m:t>
                        </m:r>
                      </m:sub>
                    </m:sSub>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source</m:t>
                            </m:r>
                          </m:sub>
                        </m:sSub>
                      </m:num>
                      <m:den>
                        <m:r>
                          <w:rPr>
                            <w:rFonts w:ascii="Cambria Math" w:hAnsi="Cambria Math"/>
                          </w:rPr>
                          <m:t>dt</m:t>
                        </m:r>
                      </m:den>
                    </m:f>
                    <m:ctrlPr>
                      <w:rPr>
                        <w:rFonts w:ascii="Cambria Math" w:hAnsi="Cambria Math"/>
                        <w:i/>
                      </w:rPr>
                    </m:ctrlPr>
                  </m:e>
                </m:d>
              </m:oMath>
            </m:oMathPara>
          </w:p>
        </w:tc>
        <w:tc>
          <w:tcPr>
            <w:tcW w:w="625" w:type="dxa"/>
            <w:vAlign w:val="center"/>
          </w:tcPr>
          <w:p w14:paraId="1CA383B7" w14:textId="10A081F1" w:rsidR="00BB31D6" w:rsidRPr="005F7DE3" w:rsidRDefault="00BB31D6" w:rsidP="00482FCA">
            <w:pPr>
              <w:spacing w:line="360" w:lineRule="auto"/>
            </w:pPr>
            <w:r w:rsidRPr="005F7DE3">
              <w:t>(</w:t>
            </w:r>
            <w:fldSimple w:instr=" SEQ Eq \* MERGEFORMAT ">
              <w:ins w:id="881" w:author="Lichen Wu" w:date="2022-04-18T18:52:00Z">
                <w:r w:rsidR="009A60BB">
                  <w:rPr>
                    <w:noProof/>
                  </w:rPr>
                  <w:t>25</w:t>
                </w:r>
              </w:ins>
              <w:del w:id="882" w:author="Lichen Wu" w:date="2022-04-18T15:24:00Z">
                <w:r w:rsidR="00D1658F" w:rsidDel="00191064">
                  <w:rPr>
                    <w:noProof/>
                  </w:rPr>
                  <w:delText>25</w:delText>
                </w:r>
              </w:del>
            </w:fldSimple>
            <w:r w:rsidRPr="005F7DE3">
              <w:t>)</w:t>
            </w:r>
          </w:p>
        </w:tc>
      </w:tr>
      <w:tr w:rsidR="00AF77D1" w:rsidRPr="005F7DE3" w14:paraId="5831F713" w14:textId="77777777" w:rsidTr="00BA158B">
        <w:trPr>
          <w:jc w:val="center"/>
        </w:trPr>
        <w:tc>
          <w:tcPr>
            <w:tcW w:w="625" w:type="dxa"/>
            <w:vAlign w:val="center"/>
          </w:tcPr>
          <w:p w14:paraId="5F7A5B09" w14:textId="77777777" w:rsidR="00BB31D6" w:rsidRPr="005F7DE3" w:rsidRDefault="00BB31D6" w:rsidP="00BA158B"/>
        </w:tc>
        <w:tc>
          <w:tcPr>
            <w:tcW w:w="8100" w:type="dxa"/>
            <w:vAlign w:val="center"/>
          </w:tcPr>
          <w:p w14:paraId="74034E65" w14:textId="38FF8D51" w:rsidR="00BB31D6" w:rsidRPr="005F7DE3" w:rsidRDefault="00D47CBD" w:rsidP="00482FCA">
            <w:pPr>
              <w:spacing w:line="360" w:lineRule="auto"/>
              <w:jc w:val="center"/>
            </w:pPr>
            <m:oMathPara>
              <m:oMath>
                <m:r>
                  <m:rPr>
                    <m:sty m:val="p"/>
                  </m:rPr>
                  <w:rPr>
                    <w:rFonts w:ascii="Cambria Math" w:hAnsi="Cambria Math"/>
                  </w:rPr>
                  <m:t>y</m:t>
                </m:r>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rad</m:t>
                    </m:r>
                  </m:sub>
                </m:sSub>
                <m:r>
                  <w:del w:id="883" w:author="Lichen Wu" w:date="2022-04-17T16:19:00Z">
                    <w:rPr>
                      <w:rFonts w:ascii="Cambria Math" w:hAnsi="Cambria Math"/>
                    </w:rPr>
                    <m:t>=</m:t>
                  </w:del>
                </m:r>
                <m:f>
                  <m:fPr>
                    <m:ctrlPr>
                      <w:del w:id="884" w:author="Lichen Wu" w:date="2022-04-17T16:19:00Z">
                        <w:rPr>
                          <w:rFonts w:ascii="Cambria Math" w:hAnsi="Cambria Math"/>
                        </w:rPr>
                      </w:del>
                    </m:ctrlPr>
                  </m:fPr>
                  <m:num>
                    <m:sSub>
                      <m:sSubPr>
                        <m:ctrlPr>
                          <w:del w:id="885" w:author="Lichen Wu" w:date="2022-04-17T16:19:00Z">
                            <w:rPr>
                              <w:rFonts w:ascii="Cambria Math" w:hAnsi="Cambria Math"/>
                              <w:i/>
                            </w:rPr>
                          </w:del>
                        </m:ctrlPr>
                      </m:sSubPr>
                      <m:e>
                        <m:r>
                          <w:del w:id="886" w:author="Lichen Wu" w:date="2022-04-17T16:19:00Z">
                            <w:rPr>
                              <w:rFonts w:ascii="Cambria Math" w:hAnsi="Cambria Math"/>
                            </w:rPr>
                            <m:t>T</m:t>
                          </w:del>
                        </m:r>
                        <m:ctrlPr>
                          <w:del w:id="887" w:author="Lichen Wu" w:date="2022-04-17T16:19:00Z">
                            <w:rPr>
                              <w:rFonts w:ascii="Cambria Math" w:hAnsi="Cambria Math"/>
                            </w:rPr>
                          </w:del>
                        </m:ctrlPr>
                      </m:e>
                      <m:sub>
                        <m:r>
                          <w:del w:id="888" w:author="Lichen Wu" w:date="2022-04-17T16:19:00Z">
                            <w:rPr>
                              <w:rFonts w:ascii="Cambria Math" w:hAnsi="Cambria Math"/>
                            </w:rPr>
                            <m:t>source</m:t>
                          </w:del>
                        </m:r>
                      </m:sub>
                    </m:sSub>
                    <m:r>
                      <w:del w:id="889" w:author="Lichen Wu" w:date="2022-04-17T16:19:00Z">
                        <w:rPr>
                          <w:rFonts w:ascii="Cambria Math" w:hAnsi="Cambria Math"/>
                        </w:rPr>
                        <m:t>-</m:t>
                      </w:del>
                    </m:r>
                    <m:sSub>
                      <m:sSubPr>
                        <m:ctrlPr>
                          <w:del w:id="890" w:author="Lichen Wu" w:date="2022-04-17T16:19:00Z">
                            <w:rPr>
                              <w:rFonts w:ascii="Cambria Math" w:hAnsi="Cambria Math"/>
                              <w:i/>
                            </w:rPr>
                          </w:del>
                        </m:ctrlPr>
                      </m:sSubPr>
                      <m:e>
                        <m:r>
                          <w:del w:id="891" w:author="Lichen Wu" w:date="2022-04-17T16:19:00Z">
                            <w:rPr>
                              <w:rFonts w:ascii="Cambria Math" w:hAnsi="Cambria Math"/>
                            </w:rPr>
                            <m:t>T</m:t>
                          </w:del>
                        </m:r>
                      </m:e>
                      <m:sub>
                        <m:r>
                          <w:del w:id="892" w:author="Lichen Wu" w:date="2022-04-17T16:19:00Z">
                            <w:rPr>
                              <w:rFonts w:ascii="Cambria Math" w:hAnsi="Cambria Math"/>
                            </w:rPr>
                            <m:t>slab2</m:t>
                          </w:del>
                        </m:r>
                      </m:sub>
                    </m:sSub>
                  </m:num>
                  <m:den>
                    <m:sSub>
                      <m:sSubPr>
                        <m:ctrlPr>
                          <w:del w:id="893" w:author="Lichen Wu" w:date="2022-04-17T16:19:00Z">
                            <w:rPr>
                              <w:rFonts w:ascii="Cambria Math" w:hAnsi="Cambria Math"/>
                              <w:i/>
                            </w:rPr>
                          </w:del>
                        </m:ctrlPr>
                      </m:sSubPr>
                      <m:e>
                        <m:r>
                          <w:del w:id="894" w:author="Lichen Wu" w:date="2022-04-17T16:19:00Z">
                            <w:rPr>
                              <w:rFonts w:ascii="Cambria Math" w:hAnsi="Cambria Math"/>
                            </w:rPr>
                            <m:t>R</m:t>
                          </w:del>
                        </m:r>
                        <m:ctrlPr>
                          <w:del w:id="895" w:author="Lichen Wu" w:date="2022-04-17T16:19:00Z">
                            <w:rPr>
                              <w:rFonts w:ascii="Cambria Math" w:hAnsi="Cambria Math"/>
                            </w:rPr>
                          </w:del>
                        </m:ctrlPr>
                      </m:e>
                      <m:sub>
                        <m:r>
                          <w:del w:id="896" w:author="Lichen Wu" w:date="2022-04-17T16:19:00Z">
                            <w:rPr>
                              <w:rFonts w:ascii="Cambria Math" w:hAnsi="Cambria Math"/>
                            </w:rPr>
                            <m:t>source,slab2</m:t>
                          </w:del>
                        </m:r>
                      </m:sub>
                    </m:sSub>
                  </m:den>
                </m:f>
                <m:r>
                  <w:del w:id="897" w:author="Lichen Wu" w:date="2022-04-17T16:19:00Z">
                    <w:rPr>
                      <w:rFonts w:ascii="Cambria Math" w:hAnsi="Cambria Math"/>
                    </w:rPr>
                    <m:t>+</m:t>
                  </w:del>
                </m:r>
                <m:f>
                  <m:fPr>
                    <m:ctrlPr>
                      <w:del w:id="898" w:author="Lichen Wu" w:date="2022-04-17T16:19:00Z">
                        <w:rPr>
                          <w:rFonts w:ascii="Cambria Math" w:hAnsi="Cambria Math"/>
                        </w:rPr>
                      </w:del>
                    </m:ctrlPr>
                  </m:fPr>
                  <m:num>
                    <m:sSub>
                      <m:sSubPr>
                        <m:ctrlPr>
                          <w:del w:id="899" w:author="Lichen Wu" w:date="2022-04-17T16:19:00Z">
                            <w:rPr>
                              <w:rFonts w:ascii="Cambria Math" w:hAnsi="Cambria Math"/>
                              <w:i/>
                            </w:rPr>
                          </w:del>
                        </m:ctrlPr>
                      </m:sSubPr>
                      <m:e>
                        <m:r>
                          <w:del w:id="900" w:author="Lichen Wu" w:date="2022-04-17T16:19:00Z">
                            <w:rPr>
                              <w:rFonts w:ascii="Cambria Math" w:hAnsi="Cambria Math"/>
                            </w:rPr>
                            <m:t>T</m:t>
                          </w:del>
                        </m:r>
                        <m:ctrlPr>
                          <w:del w:id="901" w:author="Lichen Wu" w:date="2022-04-17T16:19:00Z">
                            <w:rPr>
                              <w:rFonts w:ascii="Cambria Math" w:hAnsi="Cambria Math"/>
                            </w:rPr>
                          </w:del>
                        </m:ctrlPr>
                      </m:e>
                      <m:sub>
                        <m:r>
                          <w:del w:id="902" w:author="Lichen Wu" w:date="2022-04-17T16:19:00Z">
                            <w:rPr>
                              <w:rFonts w:ascii="Cambria Math" w:hAnsi="Cambria Math"/>
                            </w:rPr>
                            <m:t>source</m:t>
                          </w:del>
                        </m:r>
                      </m:sub>
                    </m:sSub>
                    <m:r>
                      <w:del w:id="903" w:author="Lichen Wu" w:date="2022-04-17T16:19:00Z">
                        <w:rPr>
                          <w:rFonts w:ascii="Cambria Math" w:hAnsi="Cambria Math"/>
                        </w:rPr>
                        <m:t>-</m:t>
                      </w:del>
                    </m:r>
                    <m:sSub>
                      <m:sSubPr>
                        <m:ctrlPr>
                          <w:del w:id="904" w:author="Lichen Wu" w:date="2022-04-17T16:19:00Z">
                            <w:rPr>
                              <w:rFonts w:ascii="Cambria Math" w:hAnsi="Cambria Math"/>
                              <w:i/>
                            </w:rPr>
                          </w:del>
                        </m:ctrlPr>
                      </m:sSubPr>
                      <m:e>
                        <m:r>
                          <w:del w:id="905" w:author="Lichen Wu" w:date="2022-04-17T16:19:00Z">
                            <w:rPr>
                              <w:rFonts w:ascii="Cambria Math" w:hAnsi="Cambria Math"/>
                            </w:rPr>
                            <m:t>T</m:t>
                          </w:del>
                        </m:r>
                      </m:e>
                      <m:sub>
                        <m:r>
                          <w:del w:id="906" w:author="Lichen Wu" w:date="2022-04-17T16:19:00Z">
                            <w:rPr>
                              <w:rFonts w:ascii="Cambria Math" w:hAnsi="Cambria Math"/>
                            </w:rPr>
                            <m:t>sink</m:t>
                          </w:del>
                        </m:r>
                      </m:sub>
                    </m:sSub>
                  </m:num>
                  <m:den>
                    <m:sSub>
                      <m:sSubPr>
                        <m:ctrlPr>
                          <w:del w:id="907" w:author="Lichen Wu" w:date="2022-04-17T16:19:00Z">
                            <w:rPr>
                              <w:rFonts w:ascii="Cambria Math" w:hAnsi="Cambria Math"/>
                              <w:i/>
                            </w:rPr>
                          </w:del>
                        </m:ctrlPr>
                      </m:sSubPr>
                      <m:e>
                        <m:r>
                          <w:del w:id="908" w:author="Lichen Wu" w:date="2022-04-17T16:19:00Z">
                            <w:rPr>
                              <w:rFonts w:ascii="Cambria Math" w:hAnsi="Cambria Math"/>
                            </w:rPr>
                            <m:t>R</m:t>
                          </w:del>
                        </m:r>
                        <m:ctrlPr>
                          <w:del w:id="909" w:author="Lichen Wu" w:date="2022-04-17T16:19:00Z">
                            <w:rPr>
                              <w:rFonts w:ascii="Cambria Math" w:hAnsi="Cambria Math"/>
                            </w:rPr>
                          </w:del>
                        </m:ctrlPr>
                      </m:e>
                      <m:sub>
                        <m:r>
                          <w:del w:id="910" w:author="Lichen Wu" w:date="2022-04-17T16:19:00Z">
                            <w:rPr>
                              <w:rFonts w:ascii="Cambria Math" w:hAnsi="Cambria Math"/>
                            </w:rPr>
                            <m:t>source,sink</m:t>
                          </w:del>
                        </m:r>
                      </m:sub>
                    </m:sSub>
                  </m:den>
                </m:f>
                <m:r>
                  <w:del w:id="911" w:author="Lichen Wu" w:date="2022-04-17T16:19:00Z">
                    <w:rPr>
                      <w:rFonts w:ascii="Cambria Math" w:hAnsi="Cambria Math"/>
                    </w:rPr>
                    <m:t>+</m:t>
                  </w:del>
                </m:r>
                <m:sSub>
                  <m:sSubPr>
                    <m:ctrlPr>
                      <w:del w:id="912" w:author="Lichen Wu" w:date="2022-04-17T16:19:00Z">
                        <w:rPr>
                          <w:rFonts w:ascii="Cambria Math" w:hAnsi="Cambria Math"/>
                          <w:i/>
                        </w:rPr>
                      </w:del>
                    </m:ctrlPr>
                  </m:sSubPr>
                  <m:e>
                    <m:r>
                      <w:del w:id="913" w:author="Lichen Wu" w:date="2022-04-17T16:19:00Z">
                        <w:rPr>
                          <w:rFonts w:ascii="Cambria Math" w:hAnsi="Cambria Math"/>
                        </w:rPr>
                        <m:t>C</m:t>
                      </w:del>
                    </m:r>
                  </m:e>
                  <m:sub>
                    <m:r>
                      <w:del w:id="914" w:author="Lichen Wu" w:date="2022-04-17T16:19:00Z">
                        <w:rPr>
                          <w:rFonts w:ascii="Cambria Math" w:hAnsi="Cambria Math"/>
                        </w:rPr>
                        <m:t>source</m:t>
                      </w:del>
                    </m:r>
                  </m:sub>
                </m:sSub>
                <m:f>
                  <m:fPr>
                    <m:ctrlPr>
                      <w:del w:id="915" w:author="Lichen Wu" w:date="2022-04-17T16:19:00Z">
                        <w:rPr>
                          <w:rFonts w:ascii="Cambria Math" w:hAnsi="Cambria Math"/>
                        </w:rPr>
                      </w:del>
                    </m:ctrlPr>
                  </m:fPr>
                  <m:num>
                    <m:r>
                      <w:del w:id="916" w:author="Lichen Wu" w:date="2022-04-17T16:19:00Z">
                        <w:rPr>
                          <w:rFonts w:ascii="Cambria Math" w:hAnsi="Cambria Math"/>
                        </w:rPr>
                        <m:t>d</m:t>
                      </w:del>
                    </m:r>
                    <m:sSub>
                      <m:sSubPr>
                        <m:ctrlPr>
                          <w:del w:id="917" w:author="Lichen Wu" w:date="2022-04-17T16:19:00Z">
                            <w:rPr>
                              <w:rFonts w:ascii="Cambria Math" w:hAnsi="Cambria Math"/>
                              <w:i/>
                            </w:rPr>
                          </w:del>
                        </m:ctrlPr>
                      </m:sSubPr>
                      <m:e>
                        <m:r>
                          <w:del w:id="918" w:author="Lichen Wu" w:date="2022-04-17T16:19:00Z">
                            <w:rPr>
                              <w:rFonts w:ascii="Cambria Math" w:hAnsi="Cambria Math"/>
                            </w:rPr>
                            <m:t>T</m:t>
                          </w:del>
                        </m:r>
                      </m:e>
                      <m:sub>
                        <m:r>
                          <w:del w:id="919" w:author="Lichen Wu" w:date="2022-04-17T16:19:00Z">
                            <w:rPr>
                              <w:rFonts w:ascii="Cambria Math" w:hAnsi="Cambria Math"/>
                            </w:rPr>
                            <m:t>source</m:t>
                          </w:del>
                        </m:r>
                      </m:sub>
                    </m:sSub>
                  </m:num>
                  <m:den>
                    <m:r>
                      <w:del w:id="920" w:author="Lichen Wu" w:date="2022-04-17T16:19:00Z">
                        <w:rPr>
                          <w:rFonts w:ascii="Cambria Math" w:hAnsi="Cambria Math"/>
                        </w:rPr>
                        <m:t>dt</m:t>
                      </w:del>
                    </m:r>
                  </m:den>
                </m:f>
              </m:oMath>
            </m:oMathPara>
          </w:p>
        </w:tc>
        <w:tc>
          <w:tcPr>
            <w:tcW w:w="625" w:type="dxa"/>
            <w:vAlign w:val="center"/>
          </w:tcPr>
          <w:p w14:paraId="3DE368A2" w14:textId="075FB0BA" w:rsidR="00BB31D6" w:rsidRPr="005F7DE3" w:rsidRDefault="00BB31D6" w:rsidP="00482FCA">
            <w:pPr>
              <w:spacing w:line="360" w:lineRule="auto"/>
            </w:pPr>
            <w:r w:rsidRPr="005F7DE3">
              <w:t>(</w:t>
            </w:r>
            <w:fldSimple w:instr=" SEQ Eq \* MERGEFORMAT ">
              <w:ins w:id="921" w:author="Lichen Wu" w:date="2022-04-18T18:52:00Z">
                <w:r w:rsidR="009A60BB">
                  <w:rPr>
                    <w:noProof/>
                  </w:rPr>
                  <w:t>26</w:t>
                </w:r>
              </w:ins>
              <w:del w:id="922" w:author="Lichen Wu" w:date="2022-04-18T15:24:00Z">
                <w:r w:rsidR="00D1658F" w:rsidDel="00191064">
                  <w:rPr>
                    <w:noProof/>
                  </w:rPr>
                  <w:delText>26</w:delText>
                </w:r>
              </w:del>
            </w:fldSimple>
            <w:r w:rsidRPr="005F7DE3">
              <w:t>)</w:t>
            </w:r>
          </w:p>
        </w:tc>
      </w:tr>
    </w:tbl>
    <w:p w14:paraId="0FE08725" w14:textId="15E2A59B" w:rsidR="00BB31D6" w:rsidRPr="005F7DE3" w:rsidDel="00CA05E9" w:rsidRDefault="00BB31D6" w:rsidP="00BB31D6">
      <w:pPr>
        <w:rPr>
          <w:del w:id="923" w:author="Lichen Wu" w:date="2022-04-17T16:39:00Z"/>
        </w:rPr>
      </w:pPr>
      <w:del w:id="924" w:author="Lichen Wu" w:date="2022-04-17T16:39:00Z">
        <w:r w:rsidRPr="005F7DE3" w:rsidDel="00CA05E9">
          <w:delText xml:space="preserve">Thermal </w:delText>
        </w:r>
      </w:del>
      <w:ins w:id="925" w:author="Braun, James E" w:date="2022-04-16T14:13:00Z">
        <w:del w:id="926" w:author="Lichen Wu" w:date="2022-04-17T16:39:00Z">
          <w:r w:rsidR="009A248D" w:rsidDel="00CA05E9">
            <w:delText>Initial values for t</w:delText>
          </w:r>
          <w:r w:rsidR="009A248D" w:rsidRPr="005F7DE3" w:rsidDel="00CA05E9">
            <w:delText xml:space="preserve">hermal </w:delText>
          </w:r>
        </w:del>
      </w:ins>
      <w:del w:id="927" w:author="Lichen Wu" w:date="2022-04-17T16:39:00Z">
        <w:r w:rsidRPr="005F7DE3" w:rsidDel="00CA05E9">
          <w:delText>resistances, (</w:delText>
        </w:r>
      </w:del>
      <m:oMath>
        <m:r>
          <w:del w:id="928" w:author="Lichen Wu" w:date="2022-04-17T16:39:00Z">
            <w:rPr>
              <w:rFonts w:ascii="Cambria Math" w:hAnsi="Cambria Math"/>
            </w:rPr>
            <m:t>K</m:t>
          </w:del>
        </m:r>
        <m:r>
          <w:del w:id="929" w:author="Lichen Wu" w:date="2022-04-17T16:39:00Z">
            <m:rPr>
              <m:lit/>
            </m:rPr>
            <w:rPr>
              <w:rFonts w:ascii="Cambria Math" w:hAnsi="Cambria Math"/>
            </w:rPr>
            <m:t>/</m:t>
          </w:del>
        </m:r>
        <m:r>
          <w:del w:id="930" w:author="Lichen Wu" w:date="2022-04-17T16:39:00Z">
            <w:rPr>
              <w:rFonts w:ascii="Cambria Math" w:hAnsi="Cambria Math"/>
            </w:rPr>
            <m:t>W</m:t>
          </w:del>
        </m:r>
      </m:oMath>
      <w:del w:id="931" w:author="Lichen Wu" w:date="2022-04-17T16:39:00Z">
        <w:r w:rsidRPr="005F7DE3" w:rsidDel="00CA05E9">
          <w:delText xml:space="preserve">) </w:delText>
        </w:r>
      </w:del>
      <w:del w:id="932" w:author="Lichen Wu" w:date="2022-04-17T16:27:00Z">
        <w:r w:rsidRPr="005F7DE3" w:rsidDel="00C16C79">
          <w:delText xml:space="preserve">and </w:delText>
        </w:r>
      </w:del>
      <w:del w:id="933" w:author="Lichen Wu" w:date="2022-04-17T16:39:00Z">
        <w:r w:rsidRPr="005F7DE3" w:rsidDel="00CA05E9">
          <w:delText xml:space="preserve">thermal capacity </w:delText>
        </w:r>
      </w:del>
      <w:ins w:id="934" w:author="Braun, James E" w:date="2022-04-16T14:13:00Z">
        <w:del w:id="935" w:author="Lichen Wu" w:date="2022-04-17T16:39:00Z">
          <w:r w:rsidR="009A248D" w:rsidRPr="005F7DE3" w:rsidDel="00CA05E9">
            <w:delText>capacit</w:delText>
          </w:r>
          <w:r w:rsidR="009A248D" w:rsidDel="00CA05E9">
            <w:delText>ances</w:delText>
          </w:r>
          <w:r w:rsidR="009A248D" w:rsidRPr="005F7DE3" w:rsidDel="00CA05E9">
            <w:delText xml:space="preserve"> </w:delText>
          </w:r>
        </w:del>
      </w:ins>
      <w:del w:id="936" w:author="Lichen Wu" w:date="2022-04-17T16:39:00Z">
        <w:r w:rsidRPr="005F7DE3" w:rsidDel="00CA05E9">
          <w:delText>(</w:delText>
        </w:r>
      </w:del>
      <m:oMath>
        <m:r>
          <w:del w:id="937" w:author="Lichen Wu" w:date="2022-04-17T16:39:00Z">
            <w:rPr>
              <w:rFonts w:ascii="Cambria Math" w:hAnsi="Cambria Math"/>
            </w:rPr>
            <m:t>J</m:t>
          </w:del>
        </m:r>
        <m:r>
          <w:del w:id="938" w:author="Lichen Wu" w:date="2022-04-17T16:39:00Z">
            <m:rPr>
              <m:lit/>
            </m:rPr>
            <w:rPr>
              <w:rFonts w:ascii="Cambria Math" w:hAnsi="Cambria Math"/>
            </w:rPr>
            <m:t>/</m:t>
          </w:del>
        </m:r>
        <m:r>
          <w:del w:id="939" w:author="Lichen Wu" w:date="2022-04-17T16:39:00Z">
            <w:rPr>
              <w:rFonts w:ascii="Cambria Math" w:hAnsi="Cambria Math"/>
            </w:rPr>
            <m:t>K)</m:t>
          </w:del>
        </m:r>
      </m:oMath>
      <w:del w:id="940" w:author="Lichen Wu" w:date="2022-04-17T16:39:00Z">
        <w:r w:rsidRPr="005F7DE3" w:rsidDel="00CA05E9">
          <w:delText xml:space="preserve"> </w:delText>
        </w:r>
      </w:del>
      <w:ins w:id="941" w:author="Braun, James E" w:date="2022-04-16T14:13:00Z">
        <w:del w:id="942" w:author="Lichen Wu" w:date="2022-04-17T16:39:00Z">
          <w:r w:rsidR="009A248D" w:rsidDel="00CA05E9">
            <w:delText xml:space="preserve">for the training process </w:delText>
          </w:r>
        </w:del>
      </w:ins>
      <w:del w:id="943" w:author="Lichen Wu" w:date="2022-04-17T16:39:00Z">
        <w:r w:rsidRPr="005F7DE3" w:rsidDel="00CA05E9">
          <w:delText xml:space="preserve">are </w:delText>
        </w:r>
      </w:del>
      <w:ins w:id="944" w:author="Braun, James E" w:date="2022-04-16T14:13:00Z">
        <w:del w:id="945" w:author="Lichen Wu" w:date="2022-04-17T16:39:00Z">
          <w:r w:rsidR="009A248D" w:rsidDel="00CA05E9">
            <w:delText>we</w:delText>
          </w:r>
          <w:r w:rsidR="009A248D" w:rsidRPr="005F7DE3" w:rsidDel="00CA05E9">
            <w:delText xml:space="preserve">re </w:delText>
          </w:r>
        </w:del>
      </w:ins>
      <w:del w:id="946" w:author="Lichen Wu" w:date="2022-04-17T16:39:00Z">
        <w:r w:rsidRPr="005F7DE3" w:rsidDel="00CA05E9">
          <w:delText xml:space="preserve">evaluated using the following equations, the results of which are displayed in Table </w:delText>
        </w:r>
        <w:r w:rsidR="008B71BC" w:rsidDel="00CA05E9">
          <w:fldChar w:fldCharType="begin"/>
        </w:r>
        <w:r w:rsidR="008B71BC" w:rsidDel="00CA05E9">
          <w:delInstrText xml:space="preserve"> REF rc_tb_estima \h </w:delInstrText>
        </w:r>
        <w:r w:rsidR="008B71BC" w:rsidDel="00CA05E9">
          <w:fldChar w:fldCharType="separate"/>
        </w:r>
        <w:r w:rsidR="00543C7D" w:rsidDel="00CA05E9">
          <w:rPr>
            <w:b/>
            <w:bCs/>
            <w:noProof/>
          </w:rPr>
          <w:delText>1</w:delText>
        </w:r>
        <w:r w:rsidR="008B71BC" w:rsidDel="00CA05E9">
          <w:fldChar w:fldCharType="end"/>
        </w:r>
        <w:r w:rsidRPr="005F7DE3" w:rsidDel="00CA05E9">
          <w:delText>:</w:delText>
        </w:r>
      </w:del>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191064" w:rsidRPr="005F7DE3" w:rsidDel="00CA05E9" w14:paraId="10728AE8" w14:textId="08A6369E" w:rsidTr="00BA158B">
        <w:trPr>
          <w:jc w:val="center"/>
          <w:del w:id="947" w:author="Lichen Wu" w:date="2022-04-17T16:39:00Z"/>
        </w:trPr>
        <w:tc>
          <w:tcPr>
            <w:tcW w:w="625" w:type="dxa"/>
            <w:vAlign w:val="center"/>
          </w:tcPr>
          <w:p w14:paraId="33AD57DB" w14:textId="32F7F0B1" w:rsidR="00BB31D6" w:rsidRPr="005F7DE3" w:rsidDel="00CA05E9" w:rsidRDefault="00BB31D6" w:rsidP="00BA158B">
            <w:pPr>
              <w:rPr>
                <w:del w:id="948" w:author="Lichen Wu" w:date="2022-04-17T16:39:00Z"/>
              </w:rPr>
            </w:pPr>
          </w:p>
        </w:tc>
        <w:tc>
          <w:tcPr>
            <w:tcW w:w="8100" w:type="dxa"/>
            <w:vAlign w:val="center"/>
          </w:tcPr>
          <w:p w14:paraId="1C1035FE" w14:textId="1AA1DE1E" w:rsidR="00BB31D6" w:rsidRPr="005F7DE3" w:rsidDel="00CA05E9" w:rsidRDefault="00BB31D6" w:rsidP="00482FCA">
            <w:pPr>
              <w:spacing w:line="360" w:lineRule="auto"/>
              <w:rPr>
                <w:del w:id="949" w:author="Lichen Wu" w:date="2022-04-17T16:39:00Z"/>
              </w:rPr>
            </w:pPr>
            <m:oMathPara>
              <m:oMath>
                <m:r>
                  <w:del w:id="950" w:author="Lichen Wu" w:date="2022-04-17T16:39:00Z">
                    <w:rPr>
                      <w:rFonts w:ascii="Cambria Math" w:hAnsi="Cambria Math"/>
                    </w:rPr>
                    <m:t>R=</m:t>
                  </w:del>
                </m:r>
                <m:f>
                  <m:fPr>
                    <m:ctrlPr>
                      <w:del w:id="951" w:author="Lichen Wu" w:date="2022-04-17T16:39:00Z">
                        <w:rPr>
                          <w:rFonts w:ascii="Cambria Math" w:hAnsi="Cambria Math"/>
                        </w:rPr>
                      </w:del>
                    </m:ctrlPr>
                  </m:fPr>
                  <m:num>
                    <m:r>
                      <w:del w:id="952" w:author="Lichen Wu" w:date="2022-04-17T16:39:00Z">
                        <w:rPr>
                          <w:rFonts w:ascii="Cambria Math" w:hAnsi="Cambria Math"/>
                        </w:rPr>
                        <m:t>L</m:t>
                      </w:del>
                    </m:r>
                    <m:ctrlPr>
                      <w:del w:id="953" w:author="Lichen Wu" w:date="2022-04-17T16:39:00Z">
                        <w:rPr>
                          <w:rFonts w:ascii="Cambria Math" w:hAnsi="Cambria Math"/>
                          <w:i/>
                        </w:rPr>
                      </w:del>
                    </m:ctrlPr>
                  </m:num>
                  <m:den>
                    <m:r>
                      <w:del w:id="954" w:author="Lichen Wu" w:date="2022-04-17T16:39:00Z">
                        <m:rPr>
                          <m:sty m:val="p"/>
                        </m:rPr>
                        <w:rPr>
                          <w:rFonts w:ascii="Cambria Math" w:hAnsi="Cambria Math"/>
                        </w:rPr>
                        <m:t>λ</m:t>
                      </w:del>
                    </m:r>
                    <m:r>
                      <w:del w:id="955" w:author="Lichen Wu" w:date="2022-04-17T16:39:00Z">
                        <w:rPr>
                          <w:rFonts w:ascii="Cambria Math" w:hAnsi="Cambria Math"/>
                        </w:rPr>
                        <m:t>A</m:t>
                      </w:del>
                    </m:r>
                    <m:ctrlPr>
                      <w:del w:id="956" w:author="Lichen Wu" w:date="2022-04-17T16:39:00Z">
                        <w:rPr>
                          <w:rFonts w:ascii="Cambria Math" w:hAnsi="Cambria Math"/>
                          <w:i/>
                        </w:rPr>
                      </w:del>
                    </m:ctrlPr>
                  </m:den>
                </m:f>
                <m:r>
                  <w:del w:id="957" w:author="Lichen Wu" w:date="2022-04-17T16:39:00Z">
                    <w:rPr>
                      <w:rFonts w:ascii="Cambria Math" w:hAnsi="Cambria Math"/>
                    </w:rPr>
                    <m:t>=</m:t>
                  </w:del>
                </m:r>
                <m:f>
                  <m:fPr>
                    <m:ctrlPr>
                      <w:del w:id="958" w:author="Lichen Wu" w:date="2022-04-17T16:39:00Z">
                        <w:rPr>
                          <w:rFonts w:ascii="Cambria Math" w:hAnsi="Cambria Math"/>
                        </w:rPr>
                      </w:del>
                    </m:ctrlPr>
                  </m:fPr>
                  <m:num>
                    <m:r>
                      <w:del w:id="959" w:author="Lichen Wu" w:date="2022-04-17T16:39:00Z">
                        <w:rPr>
                          <w:rFonts w:ascii="Cambria Math" w:hAnsi="Cambria Math"/>
                        </w:rPr>
                        <m:t>L</m:t>
                      </w:del>
                    </m:r>
                    <m:ctrlPr>
                      <w:del w:id="960" w:author="Lichen Wu" w:date="2022-04-17T16:39:00Z">
                        <w:rPr>
                          <w:rFonts w:ascii="Cambria Math" w:hAnsi="Cambria Math"/>
                          <w:i/>
                        </w:rPr>
                      </w:del>
                    </m:ctrlPr>
                  </m:num>
                  <m:den>
                    <m:r>
                      <w:del w:id="961" w:author="Lichen Wu" w:date="2022-04-17T16:39:00Z">
                        <w:rPr>
                          <w:rFonts w:ascii="Cambria Math" w:hAnsi="Cambria Math"/>
                        </w:rPr>
                        <m:t>hA</m:t>
                      </w:del>
                    </m:r>
                    <m:ctrlPr>
                      <w:del w:id="962" w:author="Lichen Wu" w:date="2022-04-17T16:39:00Z">
                        <w:rPr>
                          <w:rFonts w:ascii="Cambria Math" w:hAnsi="Cambria Math"/>
                          <w:i/>
                        </w:rPr>
                      </w:del>
                    </m:ctrlPr>
                  </m:den>
                </m:f>
              </m:oMath>
            </m:oMathPara>
          </w:p>
        </w:tc>
        <w:tc>
          <w:tcPr>
            <w:tcW w:w="625" w:type="dxa"/>
            <w:vAlign w:val="center"/>
          </w:tcPr>
          <w:p w14:paraId="34F4050D" w14:textId="5950B7C0" w:rsidR="00BB31D6" w:rsidRPr="005F7DE3" w:rsidDel="00CA05E9" w:rsidRDefault="00BB31D6" w:rsidP="00482FCA">
            <w:pPr>
              <w:spacing w:line="360" w:lineRule="auto"/>
              <w:rPr>
                <w:del w:id="963" w:author="Lichen Wu" w:date="2022-04-17T16:39:00Z"/>
              </w:rPr>
            </w:pPr>
            <w:del w:id="964" w:author="Lichen Wu" w:date="2022-04-17T16:39:00Z">
              <w:r w:rsidRPr="005F7DE3" w:rsidDel="00CA05E9">
                <w:delText>(</w:delText>
              </w:r>
              <w:r w:rsidR="0043791E" w:rsidDel="00CA05E9">
                <w:fldChar w:fldCharType="begin"/>
              </w:r>
              <w:r w:rsidR="0043791E" w:rsidDel="00CA05E9">
                <w:delInstrText xml:space="preserve"> SEQ Eq \* MERGEFORMAT </w:delInstrText>
              </w:r>
              <w:r w:rsidR="0043791E" w:rsidDel="00CA05E9">
                <w:fldChar w:fldCharType="separate"/>
              </w:r>
              <w:r w:rsidR="00543C7D" w:rsidDel="00CA05E9">
                <w:rPr>
                  <w:noProof/>
                </w:rPr>
                <w:delText>27</w:delText>
              </w:r>
              <w:r w:rsidR="0043791E" w:rsidDel="00CA05E9">
                <w:rPr>
                  <w:noProof/>
                </w:rPr>
                <w:fldChar w:fldCharType="end"/>
              </w:r>
              <w:r w:rsidRPr="005F7DE3" w:rsidDel="00CA05E9">
                <w:delText>)</w:delText>
              </w:r>
            </w:del>
          </w:p>
        </w:tc>
      </w:tr>
      <w:tr w:rsidR="00191064" w:rsidRPr="005F7DE3" w:rsidDel="00CA05E9" w14:paraId="32DA6675" w14:textId="0CBD2AC3" w:rsidTr="00BA158B">
        <w:trPr>
          <w:jc w:val="center"/>
          <w:del w:id="965" w:author="Lichen Wu" w:date="2022-04-17T16:39:00Z"/>
        </w:trPr>
        <w:tc>
          <w:tcPr>
            <w:tcW w:w="625" w:type="dxa"/>
            <w:vAlign w:val="center"/>
          </w:tcPr>
          <w:p w14:paraId="1547AF30" w14:textId="6B89F428" w:rsidR="00BB31D6" w:rsidRPr="005F7DE3" w:rsidDel="00CA05E9" w:rsidRDefault="00BB31D6" w:rsidP="00BA158B">
            <w:pPr>
              <w:rPr>
                <w:del w:id="966" w:author="Lichen Wu" w:date="2022-04-17T16:39:00Z"/>
              </w:rPr>
            </w:pPr>
          </w:p>
        </w:tc>
        <w:tc>
          <w:tcPr>
            <w:tcW w:w="8100" w:type="dxa"/>
            <w:vAlign w:val="center"/>
          </w:tcPr>
          <w:p w14:paraId="7A189428" w14:textId="7CCAB3C0" w:rsidR="00BB31D6" w:rsidRPr="005F7DE3" w:rsidDel="00CA05E9" w:rsidRDefault="00BB31D6" w:rsidP="00482FCA">
            <w:pPr>
              <w:spacing w:line="360" w:lineRule="auto"/>
              <w:jc w:val="center"/>
              <w:rPr>
                <w:del w:id="967" w:author="Lichen Wu" w:date="2022-04-17T16:39:00Z"/>
              </w:rPr>
            </w:pPr>
            <m:oMathPara>
              <m:oMath>
                <m:r>
                  <w:del w:id="968" w:author="Lichen Wu" w:date="2022-04-17T16:39:00Z">
                    <w:rPr>
                      <w:rFonts w:ascii="Cambria Math" w:hAnsi="Cambria Math"/>
                    </w:rPr>
                    <m:t>C=</m:t>
                  </w:del>
                </m:r>
                <m:nary>
                  <m:naryPr>
                    <m:chr m:val="∑"/>
                    <m:subHide m:val="1"/>
                    <m:supHide m:val="1"/>
                    <m:ctrlPr>
                      <w:del w:id="969" w:author="Lichen Wu" w:date="2022-04-17T16:39:00Z">
                        <w:rPr>
                          <w:rFonts w:ascii="Cambria Math" w:hAnsi="Cambria Math"/>
                        </w:rPr>
                      </w:del>
                    </m:ctrlPr>
                  </m:naryPr>
                  <m:sub>
                    <m:ctrlPr>
                      <w:del w:id="970" w:author="Lichen Wu" w:date="2022-04-17T16:39:00Z">
                        <w:rPr>
                          <w:rFonts w:ascii="Cambria Math" w:hAnsi="Cambria Math"/>
                          <w:i/>
                        </w:rPr>
                      </w:del>
                    </m:ctrlPr>
                  </m:sub>
                  <m:sup>
                    <m:ctrlPr>
                      <w:del w:id="971" w:author="Lichen Wu" w:date="2022-04-17T16:39:00Z">
                        <w:rPr>
                          <w:rFonts w:ascii="Cambria Math" w:hAnsi="Cambria Math"/>
                          <w:i/>
                        </w:rPr>
                      </w:del>
                    </m:ctrlPr>
                  </m:sup>
                  <m:e>
                    <m:sSub>
                      <m:sSubPr>
                        <m:ctrlPr>
                          <w:del w:id="972" w:author="Lichen Wu" w:date="2022-04-17T16:39:00Z">
                            <w:rPr>
                              <w:rFonts w:ascii="Cambria Math" w:hAnsi="Cambria Math"/>
                              <w:i/>
                            </w:rPr>
                          </w:del>
                        </m:ctrlPr>
                      </m:sSubPr>
                      <m:e>
                        <m:r>
                          <w:del w:id="973" w:author="Lichen Wu" w:date="2022-04-17T16:39:00Z">
                            <w:rPr>
                              <w:rFonts w:ascii="Cambria Math" w:hAnsi="Cambria Math"/>
                            </w:rPr>
                            <m:t>L</m:t>
                          </w:del>
                        </m:r>
                      </m:e>
                      <m:sub>
                        <m:r>
                          <w:del w:id="974" w:author="Lichen Wu" w:date="2022-04-17T16:39:00Z">
                            <w:rPr>
                              <w:rFonts w:ascii="Cambria Math" w:hAnsi="Cambria Math"/>
                            </w:rPr>
                            <m:t>i</m:t>
                          </w:del>
                        </m:r>
                      </m:sub>
                    </m:sSub>
                    <m:sSub>
                      <m:sSubPr>
                        <m:ctrlPr>
                          <w:del w:id="975" w:author="Lichen Wu" w:date="2022-04-17T16:39:00Z">
                            <w:rPr>
                              <w:rFonts w:ascii="Cambria Math" w:hAnsi="Cambria Math"/>
                              <w:i/>
                            </w:rPr>
                          </w:del>
                        </m:ctrlPr>
                      </m:sSubPr>
                      <m:e>
                        <m:r>
                          <w:del w:id="976" w:author="Lichen Wu" w:date="2022-04-17T16:39:00Z">
                            <w:rPr>
                              <w:rFonts w:ascii="Cambria Math" w:hAnsi="Cambria Math"/>
                            </w:rPr>
                            <m:t>A</m:t>
                          </w:del>
                        </m:r>
                      </m:e>
                      <m:sub>
                        <m:r>
                          <w:del w:id="977" w:author="Lichen Wu" w:date="2022-04-17T16:39:00Z">
                            <w:rPr>
                              <w:rFonts w:ascii="Cambria Math" w:hAnsi="Cambria Math"/>
                            </w:rPr>
                            <m:t>i</m:t>
                          </w:del>
                        </m:r>
                      </m:sub>
                    </m:sSub>
                    <m:sSub>
                      <m:sSubPr>
                        <m:ctrlPr>
                          <w:del w:id="978" w:author="Lichen Wu" w:date="2022-04-17T16:39:00Z">
                            <w:rPr>
                              <w:rFonts w:ascii="Cambria Math" w:hAnsi="Cambria Math"/>
                            </w:rPr>
                          </w:del>
                        </m:ctrlPr>
                      </m:sSubPr>
                      <m:e>
                        <m:r>
                          <w:del w:id="979" w:author="Lichen Wu" w:date="2022-04-17T16:39:00Z">
                            <m:rPr>
                              <m:sty m:val="p"/>
                            </m:rPr>
                            <w:rPr>
                              <w:rFonts w:ascii="Cambria Math" w:hAnsi="Cambria Math"/>
                            </w:rPr>
                            <m:t>ρ</m:t>
                          </w:del>
                        </m:r>
                      </m:e>
                      <m:sub>
                        <m:r>
                          <w:del w:id="980" w:author="Lichen Wu" w:date="2022-04-17T16:39:00Z">
                            <m:rPr>
                              <m:sty m:val="p"/>
                            </m:rPr>
                            <w:rPr>
                              <w:rFonts w:ascii="Cambria Math" w:hAnsi="Cambria Math"/>
                            </w:rPr>
                            <m:t>i</m:t>
                          </w:del>
                        </m:r>
                        <m:sSub>
                          <m:sSubPr>
                            <m:ctrlPr>
                              <w:del w:id="981" w:author="Lichen Wu" w:date="2022-04-17T16:39:00Z">
                                <w:rPr>
                                  <w:rFonts w:ascii="Cambria Math" w:hAnsi="Cambria Math"/>
                                  <w:i/>
                                </w:rPr>
                              </w:del>
                            </m:ctrlPr>
                          </m:sSubPr>
                          <m:e>
                            <m:r>
                              <w:del w:id="982" w:author="Lichen Wu" w:date="2022-04-17T16:39:00Z">
                                <w:rPr>
                                  <w:rFonts w:ascii="Cambria Math" w:hAnsi="Cambria Math"/>
                                </w:rPr>
                                <m:t>c</m:t>
                              </w:del>
                            </m:r>
                          </m:e>
                          <m:sub>
                            <m:r>
                              <w:del w:id="983" w:author="Lichen Wu" w:date="2022-04-17T16:39:00Z">
                                <w:rPr>
                                  <w:rFonts w:ascii="Cambria Math" w:hAnsi="Cambria Math"/>
                                </w:rPr>
                                <m:t>pi</m:t>
                              </w:del>
                            </m:r>
                          </m:sub>
                        </m:sSub>
                      </m:sub>
                    </m:sSub>
                    <m:ctrlPr>
                      <w:del w:id="984" w:author="Lichen Wu" w:date="2022-04-17T16:39:00Z">
                        <w:rPr>
                          <w:rFonts w:ascii="Cambria Math" w:hAnsi="Cambria Math"/>
                          <w:i/>
                        </w:rPr>
                      </w:del>
                    </m:ctrlPr>
                  </m:e>
                </m:nary>
              </m:oMath>
            </m:oMathPara>
          </w:p>
        </w:tc>
        <w:tc>
          <w:tcPr>
            <w:tcW w:w="625" w:type="dxa"/>
            <w:vAlign w:val="center"/>
          </w:tcPr>
          <w:p w14:paraId="1BF8CCED" w14:textId="1C448C0A" w:rsidR="00BB31D6" w:rsidRPr="005F7DE3" w:rsidDel="00CA05E9" w:rsidRDefault="00BB31D6" w:rsidP="00482FCA">
            <w:pPr>
              <w:spacing w:line="360" w:lineRule="auto"/>
              <w:rPr>
                <w:del w:id="985" w:author="Lichen Wu" w:date="2022-04-17T16:39:00Z"/>
              </w:rPr>
            </w:pPr>
            <w:del w:id="986" w:author="Lichen Wu" w:date="2022-04-17T16:39:00Z">
              <w:r w:rsidRPr="005F7DE3" w:rsidDel="00CA05E9">
                <w:delText>(</w:delText>
              </w:r>
              <w:r w:rsidR="0043791E" w:rsidDel="00CA05E9">
                <w:fldChar w:fldCharType="begin"/>
              </w:r>
              <w:r w:rsidR="0043791E" w:rsidDel="00CA05E9">
                <w:delInstrText xml:space="preserve"> SEQ Eq \* MERGEFORMAT </w:delInstrText>
              </w:r>
              <w:r w:rsidR="0043791E" w:rsidDel="00CA05E9">
                <w:fldChar w:fldCharType="separate"/>
              </w:r>
              <w:r w:rsidR="00543C7D" w:rsidDel="00CA05E9">
                <w:rPr>
                  <w:noProof/>
                </w:rPr>
                <w:delText>28</w:delText>
              </w:r>
              <w:r w:rsidR="0043791E" w:rsidDel="00CA05E9">
                <w:rPr>
                  <w:noProof/>
                </w:rPr>
                <w:fldChar w:fldCharType="end"/>
              </w:r>
              <w:r w:rsidRPr="005F7DE3" w:rsidDel="00CA05E9">
                <w:delText>)</w:delText>
              </w:r>
            </w:del>
          </w:p>
        </w:tc>
      </w:tr>
    </w:tbl>
    <w:p w14:paraId="360AD1CB" w14:textId="6E1D6713" w:rsidR="00EB429A" w:rsidRDefault="004F076D" w:rsidP="001E0F94">
      <w:r w:rsidRPr="005F7DE3">
        <w:t xml:space="preserve">As stated in </w:t>
      </w:r>
      <w:r w:rsidR="009E3FB2">
        <w:t>e</w:t>
      </w:r>
      <w:r w:rsidRPr="005F7DE3">
        <w:t xml:space="preserve">quation </w:t>
      </w:r>
      <w:r w:rsidR="009E3FB2">
        <w:t>(</w:t>
      </w:r>
      <w:r w:rsidR="009E3FB2">
        <w:fldChar w:fldCharType="begin"/>
      </w:r>
      <w:r w:rsidR="009E3FB2">
        <w:instrText xml:space="preserve"> REF rc_opt \h </w:instrText>
      </w:r>
      <w:r w:rsidR="009E3FB2">
        <w:fldChar w:fldCharType="separate"/>
      </w:r>
      <w:r w:rsidR="009A60BB">
        <w:rPr>
          <w:noProof/>
        </w:rPr>
        <w:t>4</w:t>
      </w:r>
      <w:r w:rsidR="009E3FB2">
        <w:fldChar w:fldCharType="end"/>
      </w:r>
      <w:r w:rsidR="009E3FB2">
        <w:t>)</w:t>
      </w:r>
      <w:r w:rsidRPr="005F7DE3">
        <w:t>, the RC network model</w:t>
      </w:r>
      <w:r w:rsidR="00C27CEF" w:rsidRPr="005F7DE3">
        <w:t xml:space="preserve"> training is essentially an optimization problem</w:t>
      </w:r>
      <w:ins w:id="987" w:author="Lichen Wu" w:date="2022-04-17T16:38:00Z">
        <w:r w:rsidR="00CA05E9">
          <w:t xml:space="preserve"> to determine those unknown </w:t>
        </w:r>
      </w:ins>
      <w:ins w:id="988" w:author="Lichen Wu" w:date="2022-04-17T16:39:00Z">
        <w:r w:rsidR="00CA05E9">
          <w:t xml:space="preserve">resistances, </w:t>
        </w:r>
      </w:ins>
      <w:ins w:id="989" w:author="Lichen Wu" w:date="2022-04-17T16:40:00Z">
        <w:r w:rsidR="00CA05E9">
          <w:t>capacitances,</w:t>
        </w:r>
      </w:ins>
      <w:ins w:id="990" w:author="Lichen Wu" w:date="2022-04-17T16:39:00Z">
        <w:r w:rsidR="00CA05E9">
          <w:t xml:space="preserve"> and heat flux coefficients.</w:t>
        </w:r>
      </w:ins>
      <w:ins w:id="991" w:author="Lichen Wu" w:date="2022-04-17T16:38:00Z">
        <w:r w:rsidR="00CA05E9">
          <w:t xml:space="preserve"> </w:t>
        </w:r>
      </w:ins>
      <w:del w:id="992" w:author="Lichen Wu" w:date="2022-04-17T16:38:00Z">
        <w:r w:rsidR="00C27CEF" w:rsidRPr="005F7DE3" w:rsidDel="00CA05E9">
          <w:delText>.</w:delText>
        </w:r>
      </w:del>
      <w:ins w:id="993" w:author="Lichen Wu" w:date="2022-04-17T16:39:00Z">
        <w:r w:rsidR="00CA05E9">
          <w:t xml:space="preserve">The </w:t>
        </w:r>
      </w:ins>
      <w:ins w:id="994" w:author="Lichen Wu" w:date="2022-04-17T21:28:00Z">
        <w:r w:rsidR="00496ACB">
          <w:t>final converged</w:t>
        </w:r>
      </w:ins>
      <w:ins w:id="995" w:author="Lichen Wu" w:date="2022-04-17T16:39:00Z">
        <w:r w:rsidR="00CA05E9">
          <w:t xml:space="preserve"> </w:t>
        </w:r>
      </w:ins>
      <w:ins w:id="996" w:author="Lichen Wu" w:date="2022-04-17T21:28:00Z">
        <w:r w:rsidR="00496ACB">
          <w:t>values</w:t>
        </w:r>
      </w:ins>
      <w:ins w:id="997" w:author="Lichen Wu" w:date="2022-04-17T16:39:00Z">
        <w:r w:rsidR="00CA05E9">
          <w:t xml:space="preserve"> for those learning parameters have been listed</w:t>
        </w:r>
      </w:ins>
      <w:ins w:id="998" w:author="Lichen Wu" w:date="2022-04-17T16:40:00Z">
        <w:r w:rsidR="00CA05E9">
          <w:t xml:space="preserve"> in Table </w:t>
        </w:r>
        <w:r w:rsidR="00CA05E9">
          <w:fldChar w:fldCharType="begin"/>
        </w:r>
        <w:r w:rsidR="00CA05E9">
          <w:instrText xml:space="preserve"> REF rc_tb_estima \h </w:instrText>
        </w:r>
      </w:ins>
      <w:r w:rsidR="00CA05E9">
        <w:fldChar w:fldCharType="separate"/>
      </w:r>
      <w:ins w:id="999" w:author="Lichen Wu" w:date="2022-04-18T18:52:00Z">
        <w:r w:rsidR="009A60BB">
          <w:rPr>
            <w:b/>
            <w:bCs/>
            <w:noProof/>
          </w:rPr>
          <w:t>1</w:t>
        </w:r>
      </w:ins>
      <w:ins w:id="1000" w:author="Lichen Wu" w:date="2022-04-17T16:40:00Z">
        <w:r w:rsidR="00CA05E9">
          <w:fldChar w:fldCharType="end"/>
        </w:r>
        <w:r w:rsidR="00CA05E9">
          <w:t xml:space="preserve">. </w:t>
        </w:r>
      </w:ins>
      <w:del w:id="1001" w:author="Lichen Wu" w:date="2022-04-17T16:39:00Z">
        <w:r w:rsidR="00C27CEF" w:rsidRPr="005F7DE3" w:rsidDel="00CA05E9">
          <w:delText xml:space="preserve"> </w:delText>
        </w:r>
      </w:del>
      <w:r w:rsidR="00C27CEF" w:rsidRPr="005F7DE3">
        <w:t xml:space="preserve">In the present paper, </w:t>
      </w:r>
      <w:ins w:id="1002" w:author="Lichen Wu" w:date="2022-04-17T18:47:00Z">
        <w:r w:rsidR="00460A14">
          <w:t>P</w:t>
        </w:r>
      </w:ins>
      <w:del w:id="1003" w:author="Lichen Wu" w:date="2022-04-17T18:47:00Z">
        <w:r w:rsidR="00C27CEF" w:rsidRPr="005F7DE3" w:rsidDel="00460A14">
          <w:delText>p</w:delText>
        </w:r>
      </w:del>
      <w:r w:rsidRPr="005F7DE3">
        <w:t xml:space="preserve">article </w:t>
      </w:r>
      <w:ins w:id="1004" w:author="Lichen Wu" w:date="2022-04-17T18:47:00Z">
        <w:r w:rsidR="00460A14">
          <w:t>S</w:t>
        </w:r>
      </w:ins>
      <w:del w:id="1005" w:author="Lichen Wu" w:date="2022-04-17T18:47:00Z">
        <w:r w:rsidRPr="005F7DE3" w:rsidDel="00460A14">
          <w:delText>s</w:delText>
        </w:r>
      </w:del>
      <w:r w:rsidRPr="005F7DE3">
        <w:t xml:space="preserve">warm </w:t>
      </w:r>
      <w:ins w:id="1006" w:author="Lichen Wu" w:date="2022-04-17T18:47:00Z">
        <w:r w:rsidR="00460A14">
          <w:t>O</w:t>
        </w:r>
      </w:ins>
      <w:del w:id="1007" w:author="Lichen Wu" w:date="2022-04-17T18:47:00Z">
        <w:r w:rsidRPr="005F7DE3" w:rsidDel="00460A14">
          <w:delText>o</w:delText>
        </w:r>
      </w:del>
      <w:r w:rsidRPr="005F7DE3">
        <w:t>ptimization (PSO) from python package</w:t>
      </w:r>
      <w:r w:rsidR="00DF5F91">
        <w:t xml:space="preserve"> </w:t>
      </w:r>
      <w:r w:rsidR="00DF5F91" w:rsidRPr="005F7DE3">
        <w:fldChar w:fldCharType="begin"/>
      </w:r>
      <w:r w:rsidR="00DF5F91">
        <w:instrText xml:space="preserve"> ADDIN ZOTERO_ITEM CSL_CITATION {"citationID":"kwWmpGhU","properties":{"formattedCitation":"(James V. Miranda 2018)","plainCitation":"(James V. Miranda 2018)","noteIndex":0},"citationItems":[{"id":733,"uris":["http://zotero.org/users/3944343/items/823FKNJR"],"itemData":{"id":733,"type":"article-journal","container-title":"The Journal of Open Source Software","DOI":"10.21105/joss.00433","ISSN":"2475-9066","issue":"21","journalAbbreviation":"JOSS","page":"433","source":"DOI.org (Crossref)","title":"PySwarms: a research toolkit for Particle Swarm Optimization in Python","title-short":"PySwarms","volume":"3","author":[{"family":"James V. Miranda","given":"Lester"}],"issued":{"date-parts":[["2018",1,10]]}}}],"schema":"https://github.com/citation-style-language/schema/raw/master/csl-citation.json"} </w:instrText>
      </w:r>
      <w:r w:rsidR="00DF5F91" w:rsidRPr="005F7DE3">
        <w:fldChar w:fldCharType="separate"/>
      </w:r>
      <w:r w:rsidR="00DF5F91" w:rsidRPr="00A076C2">
        <w:t>(James V. Miranda 2018)</w:t>
      </w:r>
      <w:r w:rsidR="00DF5F91" w:rsidRPr="005F7DE3">
        <w:fldChar w:fldCharType="end"/>
      </w:r>
      <w:r w:rsidR="00DF5F91">
        <w:t xml:space="preserve"> </w:t>
      </w:r>
      <w:r w:rsidRPr="005F7DE3">
        <w:t xml:space="preserve">was used to solve the above optimization problem. </w:t>
      </w:r>
    </w:p>
    <w:p w14:paraId="43AC6677" w14:textId="77777777" w:rsidR="001E0F94" w:rsidRPr="00C4330D" w:rsidRDefault="001E0F94" w:rsidP="00C4330D"/>
    <w:p w14:paraId="39F0EEBD" w14:textId="2132E6A5" w:rsidR="00BB31D6" w:rsidRPr="005F7DE3" w:rsidRDefault="00BB31D6" w:rsidP="00AC6A1D">
      <w:pPr>
        <w:pStyle w:val="Caption"/>
      </w:pPr>
      <w:commentRangeStart w:id="1008"/>
      <w:commentRangeStart w:id="1009"/>
      <w:r w:rsidRPr="005F7DE3">
        <w:rPr>
          <w:b/>
          <w:bCs/>
        </w:rPr>
        <w:t xml:space="preserve">Table </w:t>
      </w:r>
      <w:bookmarkStart w:id="1010" w:name="rc_tb_estima"/>
      <w:r w:rsidRPr="005F7DE3">
        <w:rPr>
          <w:b/>
          <w:bCs/>
        </w:rPr>
        <w:fldChar w:fldCharType="begin"/>
      </w:r>
      <w:r w:rsidRPr="005F7DE3">
        <w:rPr>
          <w:b/>
          <w:bCs/>
        </w:rPr>
        <w:instrText xml:space="preserve"> SEQ Table \* ARABIC </w:instrText>
      </w:r>
      <w:r w:rsidRPr="005F7DE3">
        <w:rPr>
          <w:b/>
          <w:bCs/>
        </w:rPr>
        <w:fldChar w:fldCharType="separate"/>
      </w:r>
      <w:r w:rsidR="009A60BB">
        <w:rPr>
          <w:b/>
          <w:bCs/>
          <w:noProof/>
        </w:rPr>
        <w:t>1</w:t>
      </w:r>
      <w:r w:rsidRPr="005F7DE3">
        <w:rPr>
          <w:b/>
          <w:bCs/>
          <w:noProof/>
        </w:rPr>
        <w:fldChar w:fldCharType="end"/>
      </w:r>
      <w:bookmarkEnd w:id="1010"/>
      <w:r w:rsidRPr="005F7DE3">
        <w:t xml:space="preserve"> </w:t>
      </w:r>
      <w:del w:id="1011" w:author="Braun, James E" w:date="2022-04-16T14:14:00Z">
        <w:r w:rsidRPr="00D05E59" w:rsidDel="009A248D">
          <w:rPr>
            <w:highlight w:val="yellow"/>
            <w:rPrChange w:id="1012" w:author="Lichen Wu" w:date="2022-04-17T20:11:00Z">
              <w:rPr/>
            </w:rPrChange>
          </w:rPr>
          <w:delText xml:space="preserve">Estimated </w:delText>
        </w:r>
      </w:del>
      <w:ins w:id="1013" w:author="Braun, James E" w:date="2022-04-16T14:14:00Z">
        <w:del w:id="1014" w:author="Lichen Wu" w:date="2022-04-17T21:29:00Z">
          <w:r w:rsidR="009A248D" w:rsidRPr="00D05E59" w:rsidDel="00496ACB">
            <w:rPr>
              <w:highlight w:val="yellow"/>
              <w:rPrChange w:id="1015" w:author="Lichen Wu" w:date="2022-04-17T20:11:00Z">
                <w:rPr/>
              </w:rPrChange>
            </w:rPr>
            <w:delText>Initial estimated</w:delText>
          </w:r>
        </w:del>
      </w:ins>
      <w:ins w:id="1016" w:author="Lichen Wu" w:date="2022-04-17T21:29:00Z">
        <w:r w:rsidR="00496ACB">
          <w:t>Final converged</w:t>
        </w:r>
      </w:ins>
      <w:ins w:id="1017" w:author="Braun, James E" w:date="2022-04-16T14:14:00Z">
        <w:r w:rsidR="009A248D" w:rsidRPr="005F7DE3">
          <w:t xml:space="preserve"> </w:t>
        </w:r>
      </w:ins>
      <w:r w:rsidRPr="005F7DE3">
        <w:t xml:space="preserve">values </w:t>
      </w:r>
      <w:del w:id="1018" w:author="Lichen Wu" w:date="2022-04-17T21:36:00Z">
        <w:r w:rsidRPr="005F7DE3" w:rsidDel="00016926">
          <w:delText xml:space="preserve">for </w:delText>
        </w:r>
      </w:del>
      <w:ins w:id="1019" w:author="Lichen Wu" w:date="2022-04-17T21:36:00Z">
        <w:r w:rsidR="00016926">
          <w:t xml:space="preserve">of </w:t>
        </w:r>
        <w:r w:rsidR="00016926" w:rsidRPr="005F7DE3">
          <w:t xml:space="preserve"> </w:t>
        </w:r>
      </w:ins>
      <w:del w:id="1020" w:author="Braun, James E" w:date="2022-04-16T14:14:00Z">
        <w:r w:rsidRPr="005F7DE3" w:rsidDel="009A248D">
          <w:delText xml:space="preserve">Rs </w:delText>
        </w:r>
      </w:del>
      <w:ins w:id="1021" w:author="Braun, James E" w:date="2022-04-16T14:14:00Z">
        <w:r w:rsidR="009A248D">
          <w:t>resistances</w:t>
        </w:r>
        <w:r w:rsidR="009A248D" w:rsidRPr="005F7DE3">
          <w:t xml:space="preserve"> </w:t>
        </w:r>
      </w:ins>
      <w:r w:rsidRPr="005F7DE3">
        <w:t>(K/W)</w:t>
      </w:r>
      <w:ins w:id="1022" w:author="Lichen Wu" w:date="2022-04-17T16:26:00Z">
        <w:r w:rsidR="00C72F32">
          <w:t>,</w:t>
        </w:r>
      </w:ins>
      <w:r w:rsidRPr="005F7DE3">
        <w:t xml:space="preserve"> </w:t>
      </w:r>
      <w:del w:id="1023" w:author="Lichen Wu" w:date="2022-04-17T16:26:00Z">
        <w:r w:rsidRPr="005F7DE3" w:rsidDel="00C72F32">
          <w:delText xml:space="preserve">and </w:delText>
        </w:r>
      </w:del>
      <w:del w:id="1024" w:author="Braun, James E" w:date="2022-04-16T14:14:00Z">
        <w:r w:rsidRPr="005F7DE3" w:rsidDel="009A248D">
          <w:delText xml:space="preserve">Cs </w:delText>
        </w:r>
      </w:del>
      <w:ins w:id="1025" w:author="Braun, James E" w:date="2022-04-16T14:14:00Z">
        <w:r w:rsidR="009A248D">
          <w:t>capacitances</w:t>
        </w:r>
        <w:r w:rsidR="009A248D" w:rsidRPr="005F7DE3">
          <w:t xml:space="preserve"> </w:t>
        </w:r>
      </w:ins>
      <w:r w:rsidRPr="005F7DE3">
        <w:t>(J/K)</w:t>
      </w:r>
      <w:ins w:id="1026" w:author="Lichen Wu" w:date="2022-04-17T16:26:00Z">
        <w:r w:rsidR="00C72F32">
          <w:t xml:space="preserve"> and heat flux coefficients</w:t>
        </w:r>
      </w:ins>
      <w:ins w:id="1027" w:author="Braun, James E" w:date="2022-04-16T14:14:00Z">
        <w:r w:rsidR="009A248D">
          <w:t xml:space="preserve"> for Model </w:t>
        </w:r>
        <w:del w:id="1028" w:author="Lichen Wu" w:date="2022-04-17T21:29:00Z">
          <w:r w:rsidR="009A248D" w:rsidDel="00496ACB">
            <w:delText>2</w:delText>
          </w:r>
        </w:del>
      </w:ins>
      <w:commentRangeEnd w:id="1008"/>
      <w:ins w:id="1029" w:author="Braun, James E" w:date="2022-04-16T14:25:00Z">
        <w:del w:id="1030" w:author="Lichen Wu" w:date="2022-04-17T21:29:00Z">
          <w:r w:rsidR="00D921A7" w:rsidDel="00496ACB">
            <w:rPr>
              <w:rStyle w:val="CommentReference"/>
              <w:rFonts w:eastAsia="Times New Roman" w:cs="Times New Roman"/>
              <w:iCs w:val="0"/>
              <w:lang w:eastAsia="en-US"/>
            </w:rPr>
            <w:commentReference w:id="1008"/>
          </w:r>
        </w:del>
      </w:ins>
      <w:commentRangeEnd w:id="1009"/>
      <w:r w:rsidR="00C7259E">
        <w:rPr>
          <w:rStyle w:val="CommentReference"/>
          <w:rFonts w:eastAsia="Times New Roman" w:cs="Times New Roman"/>
          <w:iCs w:val="0"/>
          <w:lang w:eastAsia="en-US"/>
        </w:rPr>
        <w:commentReference w:id="1009"/>
      </w:r>
      <w:ins w:id="1031" w:author="Lichen Wu" w:date="2022-04-17T21:29:00Z">
        <w:r w:rsidR="00496ACB">
          <w:t>3</w:t>
        </w:r>
      </w:ins>
      <w:ins w:id="1032" w:author="Lichen Wu" w:date="2022-04-18T17:09:00Z">
        <w:r w:rsidR="00497AF9">
          <w:t>.</w:t>
        </w:r>
      </w:ins>
    </w:p>
    <w:tbl>
      <w:tblPr>
        <w:tblStyle w:val="TableGrid"/>
        <w:tblW w:w="0" w:type="auto"/>
        <w:tblLook w:val="04A0" w:firstRow="1" w:lastRow="0" w:firstColumn="1" w:lastColumn="0" w:noHBand="0" w:noVBand="1"/>
      </w:tblPr>
      <w:tblGrid>
        <w:gridCol w:w="2337"/>
        <w:gridCol w:w="2337"/>
        <w:gridCol w:w="2338"/>
        <w:gridCol w:w="2338"/>
      </w:tblGrid>
      <w:tr w:rsidR="00BB31D6" w:rsidRPr="005F7DE3" w14:paraId="24327575" w14:textId="77777777" w:rsidTr="00BA158B">
        <w:tc>
          <w:tcPr>
            <w:tcW w:w="2337" w:type="dxa"/>
          </w:tcPr>
          <w:p w14:paraId="6B03A8A4" w14:textId="236FC23B" w:rsidR="00BB31D6" w:rsidRPr="00B84D3F" w:rsidRDefault="008F54D4" w:rsidP="00BA158B">
            <w:pPr>
              <w:jc w:val="center"/>
              <w:rPr>
                <w:i/>
                <w:rPrChange w:id="1033" w:author="Lichen Wu" w:date="2022-04-17T22:13:00Z">
                  <w:rPr/>
                </w:rPrChange>
              </w:rPr>
            </w:pPr>
            <m:oMath>
              <m:sSub>
                <m:sSubPr>
                  <m:ctrlPr>
                    <w:ins w:id="1034" w:author="Lichen Wu" w:date="2022-04-17T22:09:00Z">
                      <w:rPr>
                        <w:rFonts w:ascii="Cambria Math" w:hAnsi="Cambria Math"/>
                        <w:i/>
                      </w:rPr>
                    </w:ins>
                  </m:ctrlPr>
                </m:sSubPr>
                <m:e>
                  <m:r>
                    <w:ins w:id="1035" w:author="Lichen Wu" w:date="2022-04-17T22:09:00Z">
                      <w:rPr>
                        <w:rFonts w:ascii="Cambria Math" w:hAnsi="Cambria Math"/>
                      </w:rPr>
                      <m:t>R</m:t>
                    </w:ins>
                  </m:r>
                </m:e>
                <m:sub>
                  <m:r>
                    <w:ins w:id="1036" w:author="Lichen Wu" w:date="2022-04-17T22:09:00Z">
                      <w:rPr>
                        <w:rFonts w:ascii="Cambria Math" w:hAnsi="Cambria Math"/>
                      </w:rPr>
                      <m:t>out,env1</m:t>
                    </w:ins>
                  </m:r>
                </m:sub>
              </m:sSub>
            </m:oMath>
            <w:ins w:id="1037" w:author="Lichen Wu" w:date="2022-04-17T22:11:00Z">
              <w:r w:rsidR="00781C37" w:rsidRPr="00B84D3F">
                <w:rPr>
                  <w:rFonts w:eastAsiaTheme="minorEastAsia" w:cstheme="minorBidi"/>
                  <w:i/>
                  <w:rPrChange w:id="1038" w:author="Lichen Wu" w:date="2022-04-17T22:13:00Z">
                    <w:rPr>
                      <w:rFonts w:eastAsiaTheme="minorEastAsia" w:cstheme="minorBidi"/>
                    </w:rPr>
                  </w:rPrChange>
                </w:rPr>
                <w:t xml:space="preserve"> </w:t>
              </w:r>
            </w:ins>
            <w:ins w:id="1039" w:author="Lichen Wu" w:date="2022-04-17T22:09:00Z">
              <w:r w:rsidR="00781C37" w:rsidRPr="00B84D3F">
                <w:rPr>
                  <w:rFonts w:eastAsiaTheme="minorEastAsia" w:cstheme="minorBidi"/>
                  <w:i/>
                  <w:rPrChange w:id="1040" w:author="Lichen Wu" w:date="2022-04-17T22:13:00Z">
                    <w:rPr>
                      <w:rFonts w:eastAsiaTheme="minorEastAsia" w:cstheme="minorBidi"/>
                    </w:rPr>
                  </w:rPrChange>
                </w:rPr>
                <w:t>=</w:t>
              </w:r>
            </w:ins>
            <w:ins w:id="1041" w:author="Lichen Wu" w:date="2022-04-17T22:11:00Z">
              <w:r w:rsidR="00781C37" w:rsidRPr="00B84D3F">
                <w:rPr>
                  <w:rFonts w:eastAsiaTheme="minorEastAsia" w:cstheme="minorBidi"/>
                  <w:i/>
                  <w:rPrChange w:id="1042" w:author="Lichen Wu" w:date="2022-04-17T22:13:00Z">
                    <w:rPr>
                      <w:rFonts w:eastAsiaTheme="minorEastAsia" w:cstheme="minorBidi"/>
                    </w:rPr>
                  </w:rPrChange>
                </w:rPr>
                <w:t xml:space="preserve"> </w:t>
              </w:r>
            </w:ins>
            <w:ins w:id="1043" w:author="Lichen Wu" w:date="2022-04-17T22:09:00Z">
              <w:r w:rsidR="00781C37" w:rsidRPr="00B84D3F">
                <w:rPr>
                  <w:rFonts w:eastAsiaTheme="minorEastAsia" w:cstheme="minorBidi"/>
                  <w:i/>
                  <w:rPrChange w:id="1044" w:author="Lichen Wu" w:date="2022-04-17T22:13:00Z">
                    <w:rPr>
                      <w:rFonts w:eastAsiaTheme="minorEastAsia" w:cstheme="minorBidi"/>
                    </w:rPr>
                  </w:rPrChange>
                </w:rPr>
                <w:t>3.11E-1</w:t>
              </w:r>
            </w:ins>
            <m:oMath>
              <m:sSub>
                <m:sSubPr>
                  <m:ctrlPr>
                    <w:del w:id="1045" w:author="Lichen Wu" w:date="2022-04-17T22:09:00Z">
                      <w:rPr>
                        <w:rFonts w:ascii="Cambria Math" w:hAnsi="Cambria Math"/>
                        <w:i/>
                      </w:rPr>
                    </w:del>
                  </m:ctrlPr>
                </m:sSubPr>
                <m:e>
                  <m:r>
                    <w:del w:id="1046" w:author="Lichen Wu" w:date="2022-04-17T22:09:00Z">
                      <w:rPr>
                        <w:rFonts w:ascii="Cambria Math" w:hAnsi="Cambria Math"/>
                      </w:rPr>
                      <m:t>R</m:t>
                    </w:del>
                  </m:r>
                </m:e>
                <m:sub>
                  <m:r>
                    <w:del w:id="1047" w:author="Lichen Wu" w:date="2022-04-17T22:09:00Z">
                      <w:rPr>
                        <w:rFonts w:ascii="Cambria Math" w:hAnsi="Cambria Math"/>
                      </w:rPr>
                      <m:t>out,env1</m:t>
                    </w:del>
                  </m:r>
                </m:sub>
              </m:sSub>
              <m:r>
                <w:del w:id="1048" w:author="Lichen Wu" w:date="2022-04-17T22:09:00Z">
                  <w:rPr>
                    <w:rFonts w:ascii="Cambria Math" w:hAnsi="Cambria Math"/>
                  </w:rPr>
                  <m:t>=</m:t>
                </w:del>
              </m:r>
              <m:r>
                <w:del w:id="1049" w:author="Lichen Wu" w:date="2022-04-17T22:08:00Z">
                  <w:rPr>
                    <w:rFonts w:ascii="Cambria Math" w:hAnsi="Cambria Math"/>
                  </w:rPr>
                  <m:t>3.</m:t>
                </w:del>
              </m:r>
              <m:r>
                <w:del w:id="1050" w:author="Lichen Wu" w:date="2022-04-17T21:29:00Z">
                  <w:rPr>
                    <w:rFonts w:ascii="Cambria Math" w:hAnsi="Cambria Math"/>
                  </w:rPr>
                  <m:t>32</m:t>
                </w:del>
              </m:r>
              <m:r>
                <w:del w:id="1051" w:author="Lichen Wu" w:date="2022-04-17T22:08:00Z">
                  <w:rPr>
                    <w:rFonts w:ascii="Cambria Math" w:hAnsi="Cambria Math"/>
                  </w:rPr>
                  <m:t>E</m:t>
                </w:del>
              </m:r>
              <m:r>
                <w:del w:id="1052" w:author="Lichen Wu" w:date="2022-04-17T21:30:00Z">
                  <w:rPr>
                    <w:rFonts w:ascii="Cambria Math" w:hAnsi="Cambria Math"/>
                  </w:rPr>
                  <m:t>-</m:t>
                </w:del>
              </m:r>
              <m:r>
                <w:del w:id="1053" w:author="Lichen Wu" w:date="2022-04-17T21:29:00Z">
                  <w:rPr>
                    <w:rFonts w:ascii="Cambria Math" w:hAnsi="Cambria Math"/>
                  </w:rPr>
                  <m:t>3</m:t>
                </w:del>
              </m:r>
            </m:oMath>
          </w:p>
        </w:tc>
        <w:tc>
          <w:tcPr>
            <w:tcW w:w="2337" w:type="dxa"/>
          </w:tcPr>
          <w:p w14:paraId="06698F92" w14:textId="7481BCA9" w:rsidR="00BB31D6" w:rsidRPr="00B84D3F" w:rsidRDefault="008F54D4" w:rsidP="00BA158B">
            <w:pPr>
              <w:jc w:val="center"/>
              <w:rPr>
                <w:i/>
                <w:rPrChange w:id="1054" w:author="Lichen Wu" w:date="2022-04-17T22:13:00Z">
                  <w:rPr/>
                </w:rPrChange>
              </w:rPr>
            </w:pPr>
            <m:oMath>
              <m:sSub>
                <m:sSubPr>
                  <m:ctrlPr>
                    <w:rPr>
                      <w:rFonts w:ascii="Cambria Math" w:hAnsi="Cambria Math"/>
                      <w:i/>
                    </w:rPr>
                  </m:ctrlPr>
                </m:sSubPr>
                <m:e>
                  <m:r>
                    <w:rPr>
                      <w:rFonts w:ascii="Cambria Math" w:hAnsi="Cambria Math"/>
                    </w:rPr>
                    <m:t>R</m:t>
                  </m:r>
                </m:e>
                <m:sub>
                  <m:r>
                    <w:rPr>
                      <w:rFonts w:ascii="Cambria Math" w:hAnsi="Cambria Math"/>
                    </w:rPr>
                    <m:t>env2,env1</m:t>
                  </m:r>
                </m:sub>
              </m:sSub>
              <m:r>
                <w:rPr>
                  <w:rFonts w:ascii="Cambria Math" w:hAnsi="Cambria Math"/>
                </w:rPr>
                <m:t>=</m:t>
              </m:r>
              <m:r>
                <w:del w:id="1055" w:author="Lichen Wu" w:date="2022-04-17T21:30:00Z">
                  <w:rPr>
                    <w:rFonts w:ascii="Cambria Math" w:hAnsi="Cambria Math"/>
                  </w:rPr>
                  <m:t>6</m:t>
                </w:del>
              </m:r>
              <m:r>
                <w:del w:id="1056" w:author="Lichen Wu" w:date="2022-04-17T22:11:00Z">
                  <w:rPr>
                    <w:rFonts w:ascii="Cambria Math" w:hAnsi="Cambria Math"/>
                  </w:rPr>
                  <m:t>E</m:t>
                </w:del>
              </m:r>
              <m:r>
                <w:del w:id="1057" w:author="Lichen Wu" w:date="2022-04-17T21:30:00Z">
                  <w:rPr>
                    <w:rFonts w:ascii="Cambria Math" w:hAnsi="Cambria Math"/>
                  </w:rPr>
                  <m:t>-2</m:t>
                </w:del>
              </m:r>
            </m:oMath>
            <w:r w:rsidR="00781C37" w:rsidRPr="00B84D3F">
              <w:rPr>
                <w:i/>
                <w:rPrChange w:id="1058" w:author="Lichen Wu" w:date="2022-04-17T22:13:00Z">
                  <w:rPr/>
                </w:rPrChange>
              </w:rPr>
              <w:t xml:space="preserve"> </w:t>
            </w:r>
            <w:ins w:id="1059" w:author="Lichen Wu" w:date="2022-04-17T22:11:00Z">
              <w:r w:rsidR="00781C37" w:rsidRPr="00B84D3F">
                <w:rPr>
                  <w:i/>
                  <w:rPrChange w:id="1060" w:author="Lichen Wu" w:date="2022-04-17T22:13:00Z">
                    <w:rPr/>
                  </w:rPrChange>
                </w:rPr>
                <w:t>5.45E-1</w:t>
              </w:r>
            </w:ins>
          </w:p>
        </w:tc>
        <w:tc>
          <w:tcPr>
            <w:tcW w:w="2338" w:type="dxa"/>
          </w:tcPr>
          <w:p w14:paraId="1AB58E69" w14:textId="3A8776D5" w:rsidR="00BB31D6" w:rsidRPr="00B84D3F" w:rsidRDefault="008F54D4" w:rsidP="00BA158B">
            <w:pPr>
              <w:jc w:val="center"/>
              <w:rPr>
                <w:i/>
                <w:rPrChange w:id="1061" w:author="Lichen Wu" w:date="2022-04-17T22:13:00Z">
                  <w:rPr/>
                </w:rPrChange>
              </w:rPr>
            </w:pPr>
            <m:oMath>
              <m:sSub>
                <m:sSubPr>
                  <m:ctrlPr>
                    <w:rPr>
                      <w:rFonts w:ascii="Cambria Math" w:hAnsi="Cambria Math"/>
                      <w:i/>
                    </w:rPr>
                  </m:ctrlPr>
                </m:sSubPr>
                <m:e>
                  <m:r>
                    <w:rPr>
                      <w:rFonts w:ascii="Cambria Math" w:hAnsi="Cambria Math"/>
                    </w:rPr>
                    <m:t>R</m:t>
                  </m:r>
                </m:e>
                <m:sub>
                  <m:r>
                    <w:rPr>
                      <w:rFonts w:ascii="Cambria Math" w:hAnsi="Cambria Math"/>
                    </w:rPr>
                    <m:t>env2,room</m:t>
                  </m:r>
                </m:sub>
              </m:sSub>
              <m:r>
                <w:rPr>
                  <w:rFonts w:ascii="Cambria Math" w:hAnsi="Cambria Math"/>
                </w:rPr>
                <m:t>=</m:t>
              </m:r>
              <m:r>
                <w:del w:id="1062" w:author="Lichen Wu" w:date="2022-04-17T21:30:00Z">
                  <w:rPr>
                    <w:rFonts w:ascii="Cambria Math" w:hAnsi="Cambria Math"/>
                  </w:rPr>
                  <m:t>6</m:t>
                </w:del>
              </m:r>
              <m:r>
                <w:del w:id="1063" w:author="Lichen Wu" w:date="2022-04-17T22:11:00Z">
                  <w:rPr>
                    <w:rFonts w:ascii="Cambria Math" w:hAnsi="Cambria Math"/>
                  </w:rPr>
                  <m:t>E</m:t>
                </w:del>
              </m:r>
              <m:r>
                <w:del w:id="1064" w:author="Lichen Wu" w:date="2022-04-17T21:30:00Z">
                  <w:rPr>
                    <w:rFonts w:ascii="Cambria Math" w:hAnsi="Cambria Math"/>
                  </w:rPr>
                  <m:t>-2</m:t>
                </w:del>
              </m:r>
            </m:oMath>
            <w:r w:rsidR="00781C37" w:rsidRPr="00B84D3F">
              <w:rPr>
                <w:i/>
                <w:rPrChange w:id="1065" w:author="Lichen Wu" w:date="2022-04-17T22:13:00Z">
                  <w:rPr/>
                </w:rPrChange>
              </w:rPr>
              <w:t xml:space="preserve"> </w:t>
            </w:r>
            <w:ins w:id="1066" w:author="Lichen Wu" w:date="2022-04-17T22:11:00Z">
              <w:r w:rsidR="00781C37" w:rsidRPr="00B84D3F">
                <w:rPr>
                  <w:i/>
                  <w:rPrChange w:id="1067" w:author="Lichen Wu" w:date="2022-04-17T22:13:00Z">
                    <w:rPr/>
                  </w:rPrChange>
                </w:rPr>
                <w:t>9.94E-1</w:t>
              </w:r>
            </w:ins>
          </w:p>
        </w:tc>
        <w:tc>
          <w:tcPr>
            <w:tcW w:w="2338" w:type="dxa"/>
          </w:tcPr>
          <w:p w14:paraId="422518BA" w14:textId="3A174F79" w:rsidR="00BB31D6" w:rsidRPr="00B84D3F" w:rsidRDefault="008F54D4" w:rsidP="00BA158B">
            <w:pPr>
              <w:jc w:val="center"/>
              <w:rPr>
                <w:i/>
                <w:rPrChange w:id="1068" w:author="Lichen Wu" w:date="2022-04-17T22:13:00Z">
                  <w:rPr/>
                </w:rPrChange>
              </w:rPr>
            </w:pPr>
            <m:oMath>
              <m:sSub>
                <m:sSubPr>
                  <m:ctrlPr>
                    <w:rPr>
                      <w:rFonts w:ascii="Cambria Math" w:hAnsi="Cambria Math"/>
                      <w:i/>
                    </w:rPr>
                  </m:ctrlPr>
                </m:sSubPr>
                <m:e>
                  <m:r>
                    <w:rPr>
                      <w:rFonts w:ascii="Cambria Math" w:hAnsi="Cambria Math"/>
                    </w:rPr>
                    <m:t>R</m:t>
                  </m:r>
                </m:e>
                <m:sub>
                  <m:r>
                    <w:rPr>
                      <w:rFonts w:ascii="Cambria Math" w:hAnsi="Cambria Math"/>
                    </w:rPr>
                    <m:t>i</m:t>
                  </m:r>
                  <m:r>
                    <w:ins w:id="1069" w:author="Lichen Wu" w:date="2022-04-17T22:06:00Z">
                      <w:rPr>
                        <w:rFonts w:ascii="Cambria Math" w:hAnsi="Cambria Math"/>
                      </w:rPr>
                      <m:t>nt</m:t>
                    </w:ins>
                  </m:r>
                  <m:r>
                    <w:rPr>
                      <w:rFonts w:ascii="Cambria Math" w:hAnsi="Cambria Math"/>
                    </w:rPr>
                    <m:t>w</m:t>
                  </m:r>
                  <m:r>
                    <w:ins w:id="1070" w:author="Lichen Wu" w:date="2022-04-17T22:07:00Z">
                      <w:rPr>
                        <w:rFonts w:ascii="Cambria Math" w:hAnsi="Cambria Math"/>
                      </w:rPr>
                      <m:t>all</m:t>
                    </w:ins>
                  </m:r>
                  <m:r>
                    <w:rPr>
                      <w:rFonts w:ascii="Cambria Math" w:hAnsi="Cambria Math"/>
                    </w:rPr>
                    <m:t>,room</m:t>
                  </m:r>
                </m:sub>
              </m:sSub>
              <m:r>
                <w:del w:id="1071" w:author="Lichen Wu" w:date="2022-04-17T22:10:00Z">
                  <w:rPr>
                    <w:rFonts w:ascii="Cambria Math" w:hAnsi="Cambria Math"/>
                  </w:rPr>
                  <m:t>=</m:t>
                </w:del>
              </m:r>
              <m:r>
                <w:del w:id="1072" w:author="Lichen Wu" w:date="2022-04-17T21:31:00Z">
                  <w:rPr>
                    <w:rFonts w:ascii="Cambria Math" w:hAnsi="Cambria Math"/>
                  </w:rPr>
                  <m:t>6</m:t>
                </w:del>
              </m:r>
              <m:r>
                <w:del w:id="1073" w:author="Lichen Wu" w:date="2022-04-17T22:10:00Z">
                  <w:rPr>
                    <w:rFonts w:ascii="Cambria Math" w:hAnsi="Cambria Math"/>
                  </w:rPr>
                  <m:t>E</m:t>
                </w:del>
              </m:r>
              <m:r>
                <w:del w:id="1074" w:author="Lichen Wu" w:date="2022-04-17T21:31:00Z">
                  <w:rPr>
                    <w:rFonts w:ascii="Cambria Math" w:hAnsi="Cambria Math"/>
                  </w:rPr>
                  <m:t>-2</m:t>
                </w:del>
              </m:r>
            </m:oMath>
            <w:r w:rsidR="00781C37" w:rsidRPr="00B84D3F">
              <w:rPr>
                <w:i/>
                <w:rPrChange w:id="1075" w:author="Lichen Wu" w:date="2022-04-17T22:13:00Z">
                  <w:rPr/>
                </w:rPrChange>
              </w:rPr>
              <w:t xml:space="preserve"> </w:t>
            </w:r>
            <w:ins w:id="1076" w:author="Lichen Wu" w:date="2022-04-17T22:11:00Z">
              <w:r w:rsidR="00781C37" w:rsidRPr="00B84D3F">
                <w:rPr>
                  <w:i/>
                  <w:rPrChange w:id="1077" w:author="Lichen Wu" w:date="2022-04-17T22:13:00Z">
                    <w:rPr/>
                  </w:rPrChange>
                </w:rPr>
                <w:t>=</w:t>
              </w:r>
            </w:ins>
            <w:ins w:id="1078" w:author="Lichen Wu" w:date="2022-04-17T22:10:00Z">
              <w:r w:rsidR="00781C37" w:rsidRPr="00B84D3F">
                <w:rPr>
                  <w:i/>
                  <w:rPrChange w:id="1079" w:author="Lichen Wu" w:date="2022-04-17T22:13:00Z">
                    <w:rPr/>
                  </w:rPrChange>
                </w:rPr>
                <w:t>-1.46E-2</w:t>
              </w:r>
            </w:ins>
          </w:p>
        </w:tc>
      </w:tr>
      <w:tr w:rsidR="00BB31D6" w:rsidRPr="005F7DE3" w14:paraId="6F4DEBE6" w14:textId="77777777" w:rsidTr="00BA158B">
        <w:tc>
          <w:tcPr>
            <w:tcW w:w="2337" w:type="dxa"/>
          </w:tcPr>
          <w:p w14:paraId="3ED0D3D5" w14:textId="17D55EB1" w:rsidR="00BB31D6" w:rsidRPr="00B84D3F" w:rsidRDefault="008F54D4" w:rsidP="00BA158B">
            <w:pPr>
              <w:jc w:val="center"/>
              <w:rPr>
                <w:i/>
                <w:rPrChange w:id="1080" w:author="Lichen Wu" w:date="2022-04-17T22:13:00Z">
                  <w:rPr/>
                </w:rPrChange>
              </w:rPr>
            </w:pPr>
            <m:oMath>
              <m:sSub>
                <m:sSubPr>
                  <m:ctrlPr>
                    <w:rPr>
                      <w:rFonts w:ascii="Cambria Math" w:hAnsi="Cambria Math"/>
                      <w:i/>
                    </w:rPr>
                  </m:ctrlPr>
                </m:sSubPr>
                <m:e>
                  <m:r>
                    <w:rPr>
                      <w:rFonts w:ascii="Cambria Math" w:hAnsi="Cambria Math"/>
                    </w:rPr>
                    <m:t>R</m:t>
                  </m:r>
                </m:e>
                <m:sub>
                  <m:r>
                    <w:rPr>
                      <w:rFonts w:ascii="Cambria Math" w:hAnsi="Cambria Math"/>
                    </w:rPr>
                    <m:t>slab1,room</m:t>
                  </m:r>
                </m:sub>
              </m:sSub>
              <m:r>
                <w:rPr>
                  <w:rFonts w:ascii="Cambria Math" w:hAnsi="Cambria Math"/>
                </w:rPr>
                <m:t>=</m:t>
              </m:r>
              <m:r>
                <w:del w:id="1081" w:author="Lichen Wu" w:date="2022-04-17T21:31:00Z">
                  <w:rPr>
                    <w:rFonts w:ascii="Cambria Math" w:hAnsi="Cambria Math"/>
                  </w:rPr>
                  <m:t>2</m:t>
                </w:del>
              </m:r>
              <m:r>
                <w:del w:id="1082" w:author="Lichen Wu" w:date="2022-04-17T22:11:00Z">
                  <w:rPr>
                    <w:rFonts w:ascii="Cambria Math" w:hAnsi="Cambria Math"/>
                  </w:rPr>
                  <m:t>E</m:t>
                </w:del>
              </m:r>
              <m:r>
                <w:del w:id="1083" w:author="Lichen Wu" w:date="2022-04-17T21:31:00Z">
                  <w:rPr>
                    <w:rFonts w:ascii="Cambria Math" w:hAnsi="Cambria Math"/>
                  </w:rPr>
                  <m:t>-3</m:t>
                </w:del>
              </m:r>
            </m:oMath>
            <w:r w:rsidR="00781C37" w:rsidRPr="00B84D3F">
              <w:rPr>
                <w:i/>
                <w:rPrChange w:id="1084" w:author="Lichen Wu" w:date="2022-04-17T22:13:00Z">
                  <w:rPr/>
                </w:rPrChange>
              </w:rPr>
              <w:t xml:space="preserve"> </w:t>
            </w:r>
            <w:ins w:id="1085" w:author="Lichen Wu" w:date="2022-04-17T22:12:00Z">
              <w:r w:rsidR="00781C37" w:rsidRPr="00B84D3F">
                <w:rPr>
                  <w:i/>
                  <w:rPrChange w:id="1086" w:author="Lichen Wu" w:date="2022-04-17T22:13:00Z">
                    <w:rPr/>
                  </w:rPrChange>
                </w:rPr>
                <w:t>7.21E-1</w:t>
              </w:r>
            </w:ins>
          </w:p>
        </w:tc>
        <w:tc>
          <w:tcPr>
            <w:tcW w:w="2337" w:type="dxa"/>
          </w:tcPr>
          <w:p w14:paraId="6C5B7369" w14:textId="0B713BA3" w:rsidR="00BB31D6" w:rsidRPr="00B84D3F" w:rsidRDefault="008F54D4" w:rsidP="00BA158B">
            <w:pPr>
              <w:jc w:val="center"/>
              <w:rPr>
                <w:i/>
                <w:rPrChange w:id="1087" w:author="Lichen Wu" w:date="2022-04-17T22:13:00Z">
                  <w:rPr/>
                </w:rPrChange>
              </w:rPr>
            </w:pPr>
            <m:oMath>
              <m:sSub>
                <m:sSubPr>
                  <m:ctrlPr>
                    <w:rPr>
                      <w:rFonts w:ascii="Cambria Math" w:hAnsi="Cambria Math"/>
                      <w:i/>
                    </w:rPr>
                  </m:ctrlPr>
                </m:sSubPr>
                <m:e>
                  <m:r>
                    <w:rPr>
                      <w:rFonts w:ascii="Cambria Math" w:hAnsi="Cambria Math"/>
                    </w:rPr>
                    <m:t>R</m:t>
                  </m:r>
                </m:e>
                <m:sub>
                  <m:r>
                    <w:rPr>
                      <w:rFonts w:ascii="Cambria Math" w:hAnsi="Cambria Math"/>
                    </w:rPr>
                    <m:t>cav,room</m:t>
                  </m:r>
                </m:sub>
              </m:sSub>
              <m:r>
                <w:rPr>
                  <w:rFonts w:ascii="Cambria Math" w:hAnsi="Cambria Math"/>
                </w:rPr>
                <m:t>=</m:t>
              </m:r>
              <m:r>
                <w:del w:id="1088" w:author="Lichen Wu" w:date="2022-04-17T21:32:00Z">
                  <w:rPr>
                    <w:rFonts w:ascii="Cambria Math" w:hAnsi="Cambria Math"/>
                  </w:rPr>
                  <m:t>2</m:t>
                </w:del>
              </m:r>
              <m:r>
                <w:del w:id="1089" w:author="Lichen Wu" w:date="2022-04-17T22:12:00Z">
                  <w:rPr>
                    <w:rFonts w:ascii="Cambria Math" w:hAnsi="Cambria Math"/>
                  </w:rPr>
                  <m:t>E</m:t>
                </w:del>
              </m:r>
              <m:r>
                <w:del w:id="1090" w:author="Lichen Wu" w:date="2022-04-17T21:32:00Z">
                  <w:rPr>
                    <w:rFonts w:ascii="Cambria Math" w:hAnsi="Cambria Math"/>
                  </w:rPr>
                  <m:t>-2</m:t>
                </w:del>
              </m:r>
            </m:oMath>
            <w:r w:rsidR="00781C37" w:rsidRPr="00B84D3F">
              <w:rPr>
                <w:i/>
                <w:rPrChange w:id="1091" w:author="Lichen Wu" w:date="2022-04-17T22:13:00Z">
                  <w:rPr/>
                </w:rPrChange>
              </w:rPr>
              <w:t xml:space="preserve"> </w:t>
            </w:r>
            <w:ins w:id="1092" w:author="Lichen Wu" w:date="2022-04-17T22:12:00Z">
              <w:r w:rsidR="00781C37" w:rsidRPr="00B84D3F">
                <w:rPr>
                  <w:i/>
                  <w:rPrChange w:id="1093" w:author="Lichen Wu" w:date="2022-04-17T22:13:00Z">
                    <w:rPr/>
                  </w:rPrChange>
                </w:rPr>
                <w:t>4.69E-1</w:t>
              </w:r>
            </w:ins>
          </w:p>
        </w:tc>
        <w:tc>
          <w:tcPr>
            <w:tcW w:w="2338" w:type="dxa"/>
          </w:tcPr>
          <w:p w14:paraId="0B67659B" w14:textId="05424CD2" w:rsidR="00BB31D6" w:rsidRPr="00B84D3F" w:rsidRDefault="008F54D4" w:rsidP="00BA158B">
            <w:pPr>
              <w:jc w:val="center"/>
              <w:rPr>
                <w:i/>
                <w:rPrChange w:id="1094" w:author="Lichen Wu" w:date="2022-04-17T22:13:00Z">
                  <w:rPr/>
                </w:rPrChange>
              </w:rPr>
            </w:pPr>
            <m:oMath>
              <m:sSub>
                <m:sSubPr>
                  <m:ctrlPr>
                    <w:rPr>
                      <w:rFonts w:ascii="Cambria Math" w:hAnsi="Cambria Math"/>
                      <w:i/>
                    </w:rPr>
                  </m:ctrlPr>
                </m:sSubPr>
                <m:e>
                  <m:r>
                    <w:rPr>
                      <w:rFonts w:ascii="Cambria Math" w:hAnsi="Cambria Math"/>
                    </w:rPr>
                    <m:t>R</m:t>
                  </m:r>
                </m:e>
                <m:sub>
                  <m:r>
                    <w:rPr>
                      <w:rFonts w:ascii="Cambria Math" w:hAnsi="Cambria Math"/>
                    </w:rPr>
                    <m:t>slab1,slab2</m:t>
                  </m:r>
                </m:sub>
              </m:sSub>
              <m:r>
                <w:rPr>
                  <w:rFonts w:ascii="Cambria Math" w:hAnsi="Cambria Math"/>
                </w:rPr>
                <m:t>=</m:t>
              </m:r>
              <m:r>
                <w:del w:id="1095" w:author="Lichen Wu" w:date="2022-04-17T21:32:00Z">
                  <w:rPr>
                    <w:rFonts w:ascii="Cambria Math" w:hAnsi="Cambria Math"/>
                  </w:rPr>
                  <m:t>3.64</m:t>
                </w:del>
              </m:r>
              <m:r>
                <w:del w:id="1096" w:author="Lichen Wu" w:date="2022-04-17T22:12:00Z">
                  <w:rPr>
                    <w:rFonts w:ascii="Cambria Math" w:hAnsi="Cambria Math"/>
                  </w:rPr>
                  <m:t>E</m:t>
                </w:del>
              </m:r>
              <m:r>
                <w:del w:id="1097" w:author="Lichen Wu" w:date="2022-04-17T21:32:00Z">
                  <w:rPr>
                    <w:rFonts w:ascii="Cambria Math" w:hAnsi="Cambria Math"/>
                  </w:rPr>
                  <m:t>-4</m:t>
                </w:del>
              </m:r>
            </m:oMath>
            <w:r w:rsidR="00781C37" w:rsidRPr="00B84D3F">
              <w:rPr>
                <w:i/>
                <w:rPrChange w:id="1098" w:author="Lichen Wu" w:date="2022-04-17T22:13:00Z">
                  <w:rPr/>
                </w:rPrChange>
              </w:rPr>
              <w:t xml:space="preserve"> </w:t>
            </w:r>
            <w:ins w:id="1099" w:author="Lichen Wu" w:date="2022-04-17T22:12:00Z">
              <w:r w:rsidR="00781C37" w:rsidRPr="00B84D3F">
                <w:rPr>
                  <w:i/>
                  <w:rPrChange w:id="1100" w:author="Lichen Wu" w:date="2022-04-17T22:13:00Z">
                    <w:rPr/>
                  </w:rPrChange>
                </w:rPr>
                <w:t>5.64E-4</w:t>
              </w:r>
            </w:ins>
          </w:p>
        </w:tc>
        <w:tc>
          <w:tcPr>
            <w:tcW w:w="2338" w:type="dxa"/>
          </w:tcPr>
          <w:p w14:paraId="18B19280" w14:textId="03427DB0" w:rsidR="00BB31D6" w:rsidRPr="00B84D3F" w:rsidRDefault="008F54D4" w:rsidP="00BA158B">
            <w:pPr>
              <w:jc w:val="center"/>
              <w:rPr>
                <w:i/>
                <w:rPrChange w:id="1101" w:author="Lichen Wu" w:date="2022-04-17T22:13:00Z">
                  <w:rPr/>
                </w:rPrChange>
              </w:rPr>
            </w:pPr>
            <m:oMath>
              <m:sSub>
                <m:sSubPr>
                  <m:ctrlPr>
                    <w:rPr>
                      <w:rFonts w:ascii="Cambria Math" w:hAnsi="Cambria Math"/>
                      <w:i/>
                    </w:rPr>
                  </m:ctrlPr>
                </m:sSubPr>
                <m:e>
                  <m:r>
                    <w:rPr>
                      <w:rFonts w:ascii="Cambria Math" w:hAnsi="Cambria Math"/>
                    </w:rPr>
                    <m:t>R</m:t>
                  </m:r>
                </m:e>
                <m:sub>
                  <m:r>
                    <w:rPr>
                      <w:rFonts w:ascii="Cambria Math" w:hAnsi="Cambria Math"/>
                    </w:rPr>
                    <m:t>source,slab2</m:t>
                  </m:r>
                </m:sub>
              </m:sSub>
              <m:r>
                <w:rPr>
                  <w:rFonts w:ascii="Cambria Math" w:hAnsi="Cambria Math"/>
                </w:rPr>
                <m:t>=</m:t>
              </m:r>
              <m:r>
                <w:ins w:id="1102" w:author="Lichen Wu" w:date="2022-04-17T22:12:00Z">
                  <w:rPr>
                    <w:rFonts w:ascii="Cambria Math" w:hAnsi="Cambria Math"/>
                  </w:rPr>
                  <m:t xml:space="preserve"> </m:t>
                </w:ins>
              </m:r>
              <m:r>
                <w:del w:id="1103" w:author="Lichen Wu" w:date="2022-04-17T21:32:00Z">
                  <w:rPr>
                    <w:rFonts w:ascii="Cambria Math" w:hAnsi="Cambria Math"/>
                  </w:rPr>
                  <m:t>3.64</m:t>
                </w:del>
              </m:r>
              <m:r>
                <w:del w:id="1104" w:author="Lichen Wu" w:date="2022-04-17T22:12:00Z">
                  <w:rPr>
                    <w:rFonts w:ascii="Cambria Math" w:hAnsi="Cambria Math"/>
                  </w:rPr>
                  <m:t>E</m:t>
                </w:del>
              </m:r>
              <m:r>
                <w:del w:id="1105" w:author="Lichen Wu" w:date="2022-04-17T21:32:00Z">
                  <w:rPr>
                    <w:rFonts w:ascii="Cambria Math" w:hAnsi="Cambria Math"/>
                  </w:rPr>
                  <m:t>-</m:t>
                </w:del>
              </m:r>
              <m:r>
                <w:del w:id="1106" w:author="Lichen Wu" w:date="2022-04-17T22:12:00Z">
                  <w:rPr>
                    <w:rFonts w:ascii="Cambria Math" w:hAnsi="Cambria Math"/>
                  </w:rPr>
                  <m:t>4</m:t>
                </w:del>
              </m:r>
            </m:oMath>
            <w:r w:rsidR="00781C37" w:rsidRPr="00B84D3F">
              <w:rPr>
                <w:i/>
                <w:rPrChange w:id="1107" w:author="Lichen Wu" w:date="2022-04-17T22:13:00Z">
                  <w:rPr/>
                </w:rPrChange>
              </w:rPr>
              <w:t xml:space="preserve"> </w:t>
            </w:r>
            <w:ins w:id="1108" w:author="Lichen Wu" w:date="2022-04-17T22:12:00Z">
              <w:r w:rsidR="00781C37" w:rsidRPr="00B84D3F">
                <w:rPr>
                  <w:i/>
                  <w:rPrChange w:id="1109" w:author="Lichen Wu" w:date="2022-04-17T22:13:00Z">
                    <w:rPr/>
                  </w:rPrChange>
                </w:rPr>
                <w:t>6.</w:t>
              </w:r>
            </w:ins>
            <w:ins w:id="1110" w:author="Lichen Wu" w:date="2022-04-17T22:13:00Z">
              <w:r w:rsidR="00781C37" w:rsidRPr="00B84D3F">
                <w:rPr>
                  <w:i/>
                  <w:rPrChange w:id="1111" w:author="Lichen Wu" w:date="2022-04-17T22:13:00Z">
                    <w:rPr/>
                  </w:rPrChange>
                </w:rPr>
                <w:t>44E-4</w:t>
              </w:r>
            </w:ins>
          </w:p>
        </w:tc>
      </w:tr>
      <w:tr w:rsidR="00BB31D6" w:rsidRPr="005F7DE3" w14:paraId="3A9D10BF" w14:textId="77777777" w:rsidTr="00BA158B">
        <w:tc>
          <w:tcPr>
            <w:tcW w:w="2337" w:type="dxa"/>
          </w:tcPr>
          <w:p w14:paraId="1B5FC7A0" w14:textId="74F457A7" w:rsidR="00BB31D6" w:rsidRPr="00B84D3F" w:rsidRDefault="008F54D4" w:rsidP="00BA158B">
            <w:pPr>
              <w:jc w:val="center"/>
              <w:rPr>
                <w:i/>
                <w:rPrChange w:id="1112" w:author="Lichen Wu" w:date="2022-04-17T22:13:00Z">
                  <w:rPr/>
                </w:rPrChange>
              </w:rPr>
            </w:pPr>
            <m:oMath>
              <m:sSub>
                <m:sSubPr>
                  <m:ctrlPr>
                    <w:rPr>
                      <w:rFonts w:ascii="Cambria Math" w:hAnsi="Cambria Math"/>
                      <w:i/>
                    </w:rPr>
                  </m:ctrlPr>
                </m:sSubPr>
                <m:e>
                  <m:r>
                    <w:rPr>
                      <w:rFonts w:ascii="Cambria Math" w:hAnsi="Cambria Math"/>
                    </w:rPr>
                    <m:t>R</m:t>
                  </m:r>
                </m:e>
                <m:sub>
                  <m:r>
                    <w:rPr>
                      <w:rFonts w:ascii="Cambria Math" w:hAnsi="Cambria Math"/>
                    </w:rPr>
                    <m:t>source,sink</m:t>
                  </m:r>
                </m:sub>
              </m:sSub>
              <m:r>
                <w:rPr>
                  <w:rFonts w:ascii="Cambria Math" w:hAnsi="Cambria Math"/>
                </w:rPr>
                <m:t>=</m:t>
              </m:r>
            </m:oMath>
            <w:ins w:id="1113" w:author="Lichen Wu" w:date="2022-04-17T21:32:00Z">
              <w:r w:rsidR="00707E21" w:rsidRPr="00B84D3F">
                <w:rPr>
                  <w:i/>
                  <w:rPrChange w:id="1114" w:author="Lichen Wu" w:date="2022-04-17T22:13:00Z">
                    <w:rPr/>
                  </w:rPrChange>
                </w:rPr>
                <w:t>9.07</w:t>
              </w:r>
            </w:ins>
            <w:del w:id="1115" w:author="Lichen Wu" w:date="2022-04-17T21:32:00Z">
              <w:r w:rsidR="00BB31D6" w:rsidRPr="00B84D3F" w:rsidDel="00707E21">
                <w:rPr>
                  <w:i/>
                  <w:rPrChange w:id="1116" w:author="Lichen Wu" w:date="2022-04-17T22:13:00Z">
                    <w:rPr/>
                  </w:rPrChange>
                </w:rPr>
                <w:delText>3.6</w:delText>
              </w:r>
            </w:del>
            <w:r w:rsidR="00BB31D6" w:rsidRPr="00B84D3F">
              <w:rPr>
                <w:i/>
                <w:rPrChange w:id="1117" w:author="Lichen Wu" w:date="2022-04-17T22:13:00Z">
                  <w:rPr/>
                </w:rPrChange>
              </w:rPr>
              <w:t>E-</w:t>
            </w:r>
            <w:ins w:id="1118" w:author="Lichen Wu" w:date="2022-04-17T21:32:00Z">
              <w:r w:rsidR="00707E21" w:rsidRPr="00B84D3F">
                <w:rPr>
                  <w:i/>
                  <w:rPrChange w:id="1119" w:author="Lichen Wu" w:date="2022-04-17T22:13:00Z">
                    <w:rPr/>
                  </w:rPrChange>
                </w:rPr>
                <w:t>4</w:t>
              </w:r>
            </w:ins>
            <w:del w:id="1120" w:author="Lichen Wu" w:date="2022-04-17T21:32:00Z">
              <w:r w:rsidR="00BB31D6" w:rsidRPr="00B84D3F" w:rsidDel="00707E21">
                <w:rPr>
                  <w:i/>
                  <w:rPrChange w:id="1121" w:author="Lichen Wu" w:date="2022-04-17T22:13:00Z">
                    <w:rPr/>
                  </w:rPrChange>
                </w:rPr>
                <w:delText>3</w:delText>
              </w:r>
            </w:del>
          </w:p>
        </w:tc>
        <w:tc>
          <w:tcPr>
            <w:tcW w:w="2337" w:type="dxa"/>
          </w:tcPr>
          <w:p w14:paraId="4479FC59" w14:textId="5BD99E26" w:rsidR="00BB31D6" w:rsidRPr="00B84D3F" w:rsidRDefault="008F54D4" w:rsidP="00BA158B">
            <w:pPr>
              <w:jc w:val="center"/>
              <w:rPr>
                <w:i/>
                <w:rPrChange w:id="1122" w:author="Lichen Wu" w:date="2022-04-17T22:13:00Z">
                  <w:rPr/>
                </w:rPrChange>
              </w:rPr>
            </w:pPr>
            <m:oMathPara>
              <m:oMath>
                <m:sSub>
                  <m:sSubPr>
                    <m:ctrlPr>
                      <w:rPr>
                        <w:rFonts w:ascii="Cambria Math" w:hAnsi="Cambria Math"/>
                        <w:i/>
                      </w:rPr>
                    </m:ctrlPr>
                  </m:sSubPr>
                  <m:e>
                    <m:r>
                      <w:rPr>
                        <w:rFonts w:ascii="Cambria Math" w:hAnsi="Cambria Math"/>
                      </w:rPr>
                      <m:t>C</m:t>
                    </m:r>
                  </m:e>
                  <m:sub>
                    <m:r>
                      <w:rPr>
                        <w:rFonts w:ascii="Cambria Math" w:hAnsi="Cambria Math"/>
                      </w:rPr>
                      <m:t>env1</m:t>
                    </m:r>
                  </m:sub>
                </m:sSub>
                <m:r>
                  <w:rPr>
                    <w:rFonts w:ascii="Cambria Math" w:hAnsi="Cambria Math"/>
                  </w:rPr>
                  <m:t>=2</m:t>
                </m:r>
                <m:r>
                  <w:ins w:id="1123" w:author="Lichen Wu" w:date="2022-04-17T21:33:00Z">
                    <w:rPr>
                      <w:rFonts w:ascii="Cambria Math" w:hAnsi="Cambria Math"/>
                    </w:rPr>
                    <m:t>.</m:t>
                  </w:ins>
                </m:r>
                <m:r>
                  <w:rPr>
                    <w:rFonts w:ascii="Cambria Math" w:hAnsi="Cambria Math"/>
                  </w:rPr>
                  <m:t>6E</m:t>
                </m:r>
                <m:r>
                  <w:ins w:id="1124" w:author="Lichen Wu" w:date="2022-04-17T21:33:00Z">
                    <w:rPr>
                      <w:rFonts w:ascii="Cambria Math" w:hAnsi="Cambria Math"/>
                    </w:rPr>
                    <m:t>6</m:t>
                  </w:ins>
                </m:r>
                <m:r>
                  <w:del w:id="1125" w:author="Lichen Wu" w:date="2022-04-17T21:33:00Z">
                    <w:rPr>
                      <w:rFonts w:ascii="Cambria Math" w:hAnsi="Cambria Math"/>
                    </w:rPr>
                    <m:t>5</m:t>
                  </w:del>
                </m:r>
              </m:oMath>
            </m:oMathPara>
          </w:p>
        </w:tc>
        <w:tc>
          <w:tcPr>
            <w:tcW w:w="2338" w:type="dxa"/>
          </w:tcPr>
          <w:p w14:paraId="16D2B727" w14:textId="0FCAFA97" w:rsidR="00BB31D6" w:rsidRPr="00B84D3F" w:rsidRDefault="008F54D4" w:rsidP="00BA158B">
            <w:pPr>
              <w:jc w:val="center"/>
              <w:rPr>
                <w:i/>
                <w:rPrChange w:id="1126" w:author="Lichen Wu" w:date="2022-04-17T22:13:00Z">
                  <w:rPr/>
                </w:rPrChange>
              </w:rPr>
            </w:pPr>
            <m:oMathPara>
              <m:oMath>
                <m:sSub>
                  <m:sSubPr>
                    <m:ctrlPr>
                      <w:rPr>
                        <w:rFonts w:ascii="Cambria Math" w:hAnsi="Cambria Math"/>
                        <w:i/>
                      </w:rPr>
                    </m:ctrlPr>
                  </m:sSubPr>
                  <m:e>
                    <m:r>
                      <w:rPr>
                        <w:rFonts w:ascii="Cambria Math" w:hAnsi="Cambria Math"/>
                      </w:rPr>
                      <m:t>C</m:t>
                    </m:r>
                  </m:e>
                  <m:sub>
                    <m:r>
                      <w:rPr>
                        <w:rFonts w:ascii="Cambria Math" w:hAnsi="Cambria Math"/>
                      </w:rPr>
                      <m:t>env2</m:t>
                    </m:r>
                  </m:sub>
                </m:sSub>
                <m:r>
                  <w:rPr>
                    <w:rFonts w:ascii="Cambria Math" w:hAnsi="Cambria Math"/>
                  </w:rPr>
                  <m:t>=1</m:t>
                </m:r>
                <m:r>
                  <w:ins w:id="1127" w:author="Lichen Wu" w:date="2022-04-17T21:33:00Z">
                    <w:rPr>
                      <w:rFonts w:ascii="Cambria Math" w:hAnsi="Cambria Math"/>
                    </w:rPr>
                    <m:t>.</m:t>
                  </w:ins>
                </m:r>
                <m:r>
                  <w:rPr>
                    <w:rFonts w:ascii="Cambria Math" w:hAnsi="Cambria Math"/>
                  </w:rPr>
                  <m:t>3E</m:t>
                </m:r>
                <m:r>
                  <w:ins w:id="1128" w:author="Lichen Wu" w:date="2022-04-17T21:33:00Z">
                    <w:rPr>
                      <w:rFonts w:ascii="Cambria Math" w:hAnsi="Cambria Math"/>
                    </w:rPr>
                    <m:t>6</m:t>
                  </w:ins>
                </m:r>
                <m:r>
                  <w:del w:id="1129" w:author="Lichen Wu" w:date="2022-04-17T21:33:00Z">
                    <w:rPr>
                      <w:rFonts w:ascii="Cambria Math" w:hAnsi="Cambria Math"/>
                    </w:rPr>
                    <m:t>5</m:t>
                  </w:del>
                </m:r>
              </m:oMath>
            </m:oMathPara>
          </w:p>
        </w:tc>
        <w:tc>
          <w:tcPr>
            <w:tcW w:w="2338" w:type="dxa"/>
          </w:tcPr>
          <w:p w14:paraId="2CC91E53" w14:textId="7EE46EE1" w:rsidR="00BB31D6" w:rsidRPr="00B84D3F" w:rsidRDefault="008F54D4" w:rsidP="00BA158B">
            <w:pPr>
              <w:jc w:val="center"/>
              <w:rPr>
                <w:i/>
                <w:rPrChange w:id="1130" w:author="Lichen Wu" w:date="2022-04-17T22:13:00Z">
                  <w:rPr/>
                </w:rPrChange>
              </w:rPr>
            </w:pPr>
            <m:oMathPara>
              <m:oMath>
                <m:sSub>
                  <m:sSubPr>
                    <m:ctrlPr>
                      <w:rPr>
                        <w:rFonts w:ascii="Cambria Math" w:hAnsi="Cambria Math"/>
                        <w:i/>
                      </w:rPr>
                    </m:ctrlPr>
                  </m:sSubPr>
                  <m:e>
                    <m:r>
                      <w:rPr>
                        <w:rFonts w:ascii="Cambria Math" w:hAnsi="Cambria Math"/>
                      </w:rPr>
                      <m:t>C</m:t>
                    </m:r>
                  </m:e>
                  <m:sub>
                    <m:r>
                      <w:rPr>
                        <w:rFonts w:ascii="Cambria Math" w:hAnsi="Cambria Math"/>
                      </w:rPr>
                      <m:t>room</m:t>
                    </m:r>
                  </m:sub>
                </m:sSub>
                <m:r>
                  <w:rPr>
                    <w:rFonts w:ascii="Cambria Math" w:hAnsi="Cambria Math"/>
                  </w:rPr>
                  <m:t>=1E8</m:t>
                </m:r>
              </m:oMath>
            </m:oMathPara>
          </w:p>
        </w:tc>
      </w:tr>
      <w:tr w:rsidR="00BB31D6" w:rsidRPr="005F7DE3" w14:paraId="3E30EF2B" w14:textId="77777777" w:rsidTr="00BA158B">
        <w:tc>
          <w:tcPr>
            <w:tcW w:w="2337" w:type="dxa"/>
          </w:tcPr>
          <w:p w14:paraId="36984AE0" w14:textId="67D73C2C" w:rsidR="00BB31D6" w:rsidRPr="00B84D3F" w:rsidRDefault="008F54D4" w:rsidP="00BA158B">
            <w:pPr>
              <w:jc w:val="center"/>
              <w:rPr>
                <w:i/>
                <w:rPrChange w:id="1131" w:author="Lichen Wu" w:date="2022-04-17T22:13:00Z">
                  <w:rPr/>
                </w:rPrChange>
              </w:rPr>
            </w:pPr>
            <m:oMathPara>
              <m:oMath>
                <m:sSub>
                  <m:sSubPr>
                    <m:ctrlPr>
                      <w:rPr>
                        <w:rFonts w:ascii="Cambria Math" w:hAnsi="Cambria Math"/>
                        <w:i/>
                      </w:rPr>
                    </m:ctrlPr>
                  </m:sSubPr>
                  <m:e>
                    <m:r>
                      <w:rPr>
                        <w:rFonts w:ascii="Cambria Math" w:hAnsi="Cambria Math"/>
                      </w:rPr>
                      <m:t>C</m:t>
                    </m:r>
                  </m:e>
                  <m:sub>
                    <m:r>
                      <w:rPr>
                        <w:rFonts w:ascii="Cambria Math" w:hAnsi="Cambria Math"/>
                      </w:rPr>
                      <m:t>iw</m:t>
                    </m:r>
                  </m:sub>
                </m:sSub>
                <m:r>
                  <w:rPr>
                    <w:rFonts w:ascii="Cambria Math" w:hAnsi="Cambria Math"/>
                  </w:rPr>
                  <m:t>=1.2E6</m:t>
                </m:r>
              </m:oMath>
            </m:oMathPara>
          </w:p>
        </w:tc>
        <w:tc>
          <w:tcPr>
            <w:tcW w:w="2337" w:type="dxa"/>
          </w:tcPr>
          <w:p w14:paraId="0B7D44E7" w14:textId="70F9FA25" w:rsidR="00BB31D6" w:rsidRPr="00B84D3F" w:rsidRDefault="008F54D4" w:rsidP="00BA158B">
            <w:pPr>
              <w:jc w:val="center"/>
              <w:rPr>
                <w:i/>
                <w:rPrChange w:id="1132" w:author="Lichen Wu" w:date="2022-04-17T22:13:00Z">
                  <w:rPr/>
                </w:rPrChange>
              </w:rPr>
            </w:pPr>
            <m:oMathPara>
              <m:oMath>
                <m:sSub>
                  <m:sSubPr>
                    <m:ctrlPr>
                      <w:rPr>
                        <w:rFonts w:ascii="Cambria Math" w:hAnsi="Cambria Math"/>
                        <w:i/>
                      </w:rPr>
                    </m:ctrlPr>
                  </m:sSubPr>
                  <m:e>
                    <m:r>
                      <w:rPr>
                        <w:rFonts w:ascii="Cambria Math" w:hAnsi="Cambria Math"/>
                      </w:rPr>
                      <m:t>C</m:t>
                    </m:r>
                  </m:e>
                  <m:sub>
                    <m:r>
                      <w:rPr>
                        <w:rFonts w:ascii="Cambria Math" w:hAnsi="Cambria Math"/>
                      </w:rPr>
                      <m:t>slab2</m:t>
                    </m:r>
                  </m:sub>
                </m:sSub>
                <m:r>
                  <w:rPr>
                    <w:rFonts w:ascii="Cambria Math" w:hAnsi="Cambria Math"/>
                  </w:rPr>
                  <m:t>=</m:t>
                </m:r>
                <m:r>
                  <w:ins w:id="1133" w:author="Lichen Wu" w:date="2022-04-17T21:34:00Z">
                    <w:rPr>
                      <w:rFonts w:ascii="Cambria Math" w:hAnsi="Cambria Math"/>
                    </w:rPr>
                    <m:t>6</m:t>
                  </w:ins>
                </m:r>
                <m:r>
                  <w:del w:id="1134" w:author="Lichen Wu" w:date="2022-04-17T21:34:00Z">
                    <w:rPr>
                      <w:rFonts w:ascii="Cambria Math" w:hAnsi="Cambria Math"/>
                    </w:rPr>
                    <m:t>2.88</m:t>
                  </w:del>
                </m:r>
                <m:r>
                  <w:rPr>
                    <w:rFonts w:ascii="Cambria Math" w:hAnsi="Cambria Math"/>
                  </w:rPr>
                  <m:t>E</m:t>
                </m:r>
                <m:r>
                  <w:ins w:id="1135" w:author="Lichen Wu" w:date="2022-04-17T21:34:00Z">
                    <w:rPr>
                      <w:rFonts w:ascii="Cambria Math" w:hAnsi="Cambria Math"/>
                    </w:rPr>
                    <m:t>6</m:t>
                  </w:ins>
                </m:r>
                <m:r>
                  <w:del w:id="1136" w:author="Lichen Wu" w:date="2022-04-17T21:34:00Z">
                    <w:rPr>
                      <w:rFonts w:ascii="Cambria Math" w:hAnsi="Cambria Math"/>
                    </w:rPr>
                    <m:t>7</m:t>
                  </w:del>
                </m:r>
              </m:oMath>
            </m:oMathPara>
          </w:p>
        </w:tc>
        <w:tc>
          <w:tcPr>
            <w:tcW w:w="2338" w:type="dxa"/>
          </w:tcPr>
          <w:p w14:paraId="5FC8F702" w14:textId="0358D504" w:rsidR="00BB31D6" w:rsidRPr="00B84D3F" w:rsidRDefault="008F54D4" w:rsidP="00BA158B">
            <w:pPr>
              <w:jc w:val="center"/>
              <w:rPr>
                <w:i/>
                <w:rPrChange w:id="1137" w:author="Lichen Wu" w:date="2022-04-17T22:13:00Z">
                  <w:rPr/>
                </w:rPrChange>
              </w:rPr>
            </w:pPr>
            <m:oMathPara>
              <m:oMath>
                <m:sSub>
                  <m:sSubPr>
                    <m:ctrlPr>
                      <w:rPr>
                        <w:rFonts w:ascii="Cambria Math" w:hAnsi="Cambria Math"/>
                        <w:i/>
                      </w:rPr>
                    </m:ctrlPr>
                  </m:sSubPr>
                  <m:e>
                    <m:r>
                      <w:rPr>
                        <w:rFonts w:ascii="Cambria Math" w:hAnsi="Cambria Math"/>
                      </w:rPr>
                      <m:t>C</m:t>
                    </m:r>
                  </m:e>
                  <m:sub>
                    <m:r>
                      <w:rPr>
                        <w:rFonts w:ascii="Cambria Math" w:hAnsi="Cambria Math"/>
                      </w:rPr>
                      <m:t>sink</m:t>
                    </m:r>
                  </m:sub>
                </m:sSub>
                <m:r>
                  <w:rPr>
                    <w:rFonts w:ascii="Cambria Math" w:hAnsi="Cambria Math"/>
                  </w:rPr>
                  <m:t>=2E</m:t>
                </m:r>
                <m:r>
                  <w:ins w:id="1138" w:author="Lichen Wu" w:date="2022-04-17T21:34:00Z">
                    <w:rPr>
                      <w:rFonts w:ascii="Cambria Math" w:hAnsi="Cambria Math"/>
                    </w:rPr>
                    <m:t>4</m:t>
                  </w:ins>
                </m:r>
                <m:r>
                  <w:del w:id="1139" w:author="Lichen Wu" w:date="2022-04-17T21:34:00Z">
                    <w:rPr>
                      <w:rFonts w:ascii="Cambria Math" w:hAnsi="Cambria Math"/>
                    </w:rPr>
                    <m:t>11</m:t>
                  </w:del>
                </m:r>
              </m:oMath>
            </m:oMathPara>
          </w:p>
        </w:tc>
        <w:tc>
          <w:tcPr>
            <w:tcW w:w="2338" w:type="dxa"/>
          </w:tcPr>
          <w:p w14:paraId="3BB8DE32" w14:textId="1F9E7D15" w:rsidR="00BB31D6" w:rsidRPr="00B84D3F" w:rsidRDefault="008F54D4" w:rsidP="00BA158B">
            <w:pPr>
              <w:jc w:val="center"/>
              <w:rPr>
                <w:i/>
                <w:rPrChange w:id="1140" w:author="Lichen Wu" w:date="2022-04-17T22:13:00Z">
                  <w:rPr/>
                </w:rPrChange>
              </w:rPr>
            </w:pPr>
            <m:oMathPara>
              <m:oMath>
                <m:sSub>
                  <m:sSubPr>
                    <m:ctrlPr>
                      <w:rPr>
                        <w:rFonts w:ascii="Cambria Math" w:hAnsi="Cambria Math"/>
                        <w:i/>
                      </w:rPr>
                    </m:ctrlPr>
                  </m:sSubPr>
                  <m:e>
                    <m:r>
                      <w:rPr>
                        <w:rFonts w:ascii="Cambria Math" w:hAnsi="Cambria Math"/>
                      </w:rPr>
                      <m:t>C</m:t>
                    </m:r>
                  </m:e>
                  <m:sub>
                    <m:r>
                      <w:rPr>
                        <w:rFonts w:ascii="Cambria Math" w:hAnsi="Cambria Math"/>
                      </w:rPr>
                      <m:t>source</m:t>
                    </m:r>
                  </m:sub>
                </m:sSub>
                <m:r>
                  <w:rPr>
                    <w:rFonts w:ascii="Cambria Math" w:hAnsi="Cambria Math"/>
                  </w:rPr>
                  <m:t>=</m:t>
                </m:r>
                <m:r>
                  <w:ins w:id="1141" w:author="Lichen Wu" w:date="2022-04-17T21:34:00Z">
                    <w:rPr>
                      <w:rFonts w:ascii="Cambria Math" w:hAnsi="Cambria Math"/>
                    </w:rPr>
                    <m:t>2.75</m:t>
                  </w:ins>
                </m:r>
                <m:r>
                  <w:del w:id="1142" w:author="Lichen Wu" w:date="2022-04-17T21:34:00Z">
                    <w:rPr>
                      <w:rFonts w:ascii="Cambria Math" w:hAnsi="Cambria Math"/>
                    </w:rPr>
                    <m:t>1.5</m:t>
                  </w:del>
                </m:r>
                <m:r>
                  <w:rPr>
                    <w:rFonts w:ascii="Cambria Math" w:hAnsi="Cambria Math"/>
                  </w:rPr>
                  <m:t>E</m:t>
                </m:r>
                <m:r>
                  <w:ins w:id="1143" w:author="Lichen Wu" w:date="2022-04-17T21:34:00Z">
                    <w:rPr>
                      <w:rFonts w:ascii="Cambria Math" w:hAnsi="Cambria Math"/>
                    </w:rPr>
                    <m:t>5</m:t>
                  </w:ins>
                </m:r>
                <m:r>
                  <w:del w:id="1144" w:author="Lichen Wu" w:date="2022-04-17T21:34:00Z">
                    <w:rPr>
                      <w:rFonts w:ascii="Cambria Math" w:hAnsi="Cambria Math"/>
                    </w:rPr>
                    <m:t>6</m:t>
                  </w:del>
                </m:r>
              </m:oMath>
            </m:oMathPara>
          </w:p>
        </w:tc>
      </w:tr>
      <w:tr w:rsidR="00BB31D6" w:rsidRPr="005F7DE3" w14:paraId="401C8259" w14:textId="77777777" w:rsidTr="00BA158B">
        <w:tc>
          <w:tcPr>
            <w:tcW w:w="2337" w:type="dxa"/>
          </w:tcPr>
          <w:p w14:paraId="765417A3" w14:textId="6FDCDB09" w:rsidR="00BB31D6" w:rsidRPr="00B84D3F" w:rsidRDefault="008F54D4" w:rsidP="00BA158B">
            <w:pPr>
              <w:jc w:val="center"/>
              <w:rPr>
                <w:rFonts w:eastAsia="DengXian"/>
                <w:i/>
                <w:rPrChange w:id="1145" w:author="Lichen Wu" w:date="2022-04-17T22:13:00Z">
                  <w:rPr>
                    <w:rFonts w:eastAsia="DengXian"/>
                  </w:rPr>
                </w:rPrChange>
              </w:rPr>
            </w:pPr>
            <m:oMathPara>
              <m:oMath>
                <m:sSub>
                  <m:sSubPr>
                    <m:ctrlPr>
                      <w:rPr>
                        <w:rFonts w:ascii="Cambria Math" w:hAnsi="Cambria Math"/>
                        <w:i/>
                      </w:rPr>
                    </m:ctrlPr>
                  </m:sSubPr>
                  <m:e>
                    <m:r>
                      <w:rPr>
                        <w:rFonts w:ascii="Cambria Math" w:hAnsi="Cambria Math"/>
                      </w:rPr>
                      <m:t>α</m:t>
                    </m:r>
                  </m:e>
                  <m:sub>
                    <m:r>
                      <w:rPr>
                        <w:rFonts w:ascii="Cambria Math" w:hAnsi="Cambria Math"/>
                      </w:rPr>
                      <m:t>sol,env1</m:t>
                    </m:r>
                  </m:sub>
                </m:sSub>
                <m:r>
                  <w:rPr>
                    <w:rFonts w:ascii="Cambria Math" w:hAnsi="Cambria Math"/>
                  </w:rPr>
                  <m:t>=1E2</m:t>
                </m:r>
              </m:oMath>
            </m:oMathPara>
          </w:p>
        </w:tc>
        <w:tc>
          <w:tcPr>
            <w:tcW w:w="2337" w:type="dxa"/>
          </w:tcPr>
          <w:p w14:paraId="131BD250" w14:textId="2C2129EE" w:rsidR="00BB31D6" w:rsidRPr="00B84D3F" w:rsidRDefault="008F54D4" w:rsidP="00BA158B">
            <w:pPr>
              <w:jc w:val="center"/>
              <w:rPr>
                <w:rFonts w:eastAsia="DengXian"/>
                <w:i/>
                <w:rPrChange w:id="1146" w:author="Lichen Wu" w:date="2022-04-17T22:13:00Z">
                  <w:rPr>
                    <w:rFonts w:eastAsia="DengXian"/>
                  </w:rPr>
                </w:rPrChange>
              </w:rPr>
            </w:pPr>
            <m:oMath>
              <m:sSub>
                <m:sSubPr>
                  <m:ctrlPr>
                    <w:rPr>
                      <w:rFonts w:ascii="Cambria Math" w:hAnsi="Cambria Math"/>
                      <w:i/>
                    </w:rPr>
                  </m:ctrlPr>
                </m:sSubPr>
                <m:e>
                  <m:r>
                    <w:rPr>
                      <w:rFonts w:ascii="Cambria Math" w:hAnsi="Cambria Math"/>
                    </w:rPr>
                    <m:t>α</m:t>
                  </m:r>
                </m:e>
                <m:sub>
                  <m:r>
                    <w:rPr>
                      <w:rFonts w:ascii="Cambria Math" w:hAnsi="Cambria Math"/>
                    </w:rPr>
                    <m:t>sol,env2</m:t>
                  </m:r>
                </m:sub>
              </m:sSub>
              <m:r>
                <w:rPr>
                  <w:rFonts w:ascii="Cambria Math" w:hAnsi="Cambria Math"/>
                </w:rPr>
                <m:t>=</m:t>
              </m:r>
              <m:r>
                <w:ins w:id="1147" w:author="Lichen Wu" w:date="2022-04-17T22:13:00Z">
                  <w:rPr>
                    <w:rFonts w:ascii="Cambria Math" w:hAnsi="Cambria Math"/>
                  </w:rPr>
                  <m:t xml:space="preserve"> </m:t>
                </w:ins>
              </m:r>
              <m:r>
                <w:del w:id="1148" w:author="Lichen Wu" w:date="2022-04-17T22:13:00Z">
                  <w:rPr>
                    <w:rFonts w:ascii="Cambria Math" w:hAnsi="Cambria Math"/>
                  </w:rPr>
                  <m:t>1E</m:t>
                </w:del>
              </m:r>
              <m:r>
                <w:del w:id="1149" w:author="Lichen Wu" w:date="2022-04-17T21:35:00Z">
                  <w:rPr>
                    <w:rFonts w:ascii="Cambria Math" w:hAnsi="Cambria Math"/>
                  </w:rPr>
                  <m:t>-2</m:t>
                </w:del>
              </m:r>
            </m:oMath>
            <w:r w:rsidR="00963F62" w:rsidRPr="00B84D3F">
              <w:rPr>
                <w:rFonts w:eastAsia="DengXian"/>
                <w:i/>
                <w:rPrChange w:id="1150" w:author="Lichen Wu" w:date="2022-04-17T22:13:00Z">
                  <w:rPr>
                    <w:rFonts w:eastAsia="DengXian"/>
                  </w:rPr>
                </w:rPrChange>
              </w:rPr>
              <w:t xml:space="preserve"> </w:t>
            </w:r>
            <w:ins w:id="1151" w:author="Lichen Wu" w:date="2022-04-17T22:13:00Z">
              <w:r w:rsidR="00963F62" w:rsidRPr="00B84D3F">
                <w:rPr>
                  <w:rFonts w:eastAsia="DengXian"/>
                  <w:i/>
                  <w:rPrChange w:id="1152" w:author="Lichen Wu" w:date="2022-04-17T22:13:00Z">
                    <w:rPr>
                      <w:rFonts w:eastAsia="DengXian"/>
                    </w:rPr>
                  </w:rPrChange>
                </w:rPr>
                <w:t>1.87E-1</w:t>
              </w:r>
            </w:ins>
          </w:p>
        </w:tc>
        <w:tc>
          <w:tcPr>
            <w:tcW w:w="2338" w:type="dxa"/>
          </w:tcPr>
          <w:p w14:paraId="2D5FF18C" w14:textId="01E53455" w:rsidR="00BB31D6" w:rsidRPr="00B84D3F" w:rsidRDefault="008F54D4" w:rsidP="00BA158B">
            <w:pPr>
              <w:jc w:val="center"/>
              <w:rPr>
                <w:i/>
                <w:rPrChange w:id="1153" w:author="Lichen Wu" w:date="2022-04-17T22:13:00Z">
                  <w:rPr/>
                </w:rPrChange>
              </w:rPr>
            </w:pPr>
            <m:oMathPara>
              <m:oMath>
                <m:sSub>
                  <m:sSubPr>
                    <m:ctrlPr>
                      <w:rPr>
                        <w:rFonts w:ascii="Cambria Math" w:hAnsi="Cambria Math"/>
                        <w:i/>
                      </w:rPr>
                    </m:ctrlPr>
                  </m:sSubPr>
                  <m:e>
                    <m:r>
                      <w:rPr>
                        <w:rFonts w:ascii="Cambria Math" w:hAnsi="Cambria Math"/>
                      </w:rPr>
                      <m:t>α</m:t>
                    </m:r>
                  </m:e>
                  <m:sub>
                    <m:r>
                      <w:rPr>
                        <w:rFonts w:ascii="Cambria Math" w:hAnsi="Cambria Math"/>
                      </w:rPr>
                      <m:t>int,env2</m:t>
                    </m:r>
                  </m:sub>
                </m:sSub>
                <m:r>
                  <w:rPr>
                    <w:rFonts w:ascii="Cambria Math" w:hAnsi="Cambria Math"/>
                  </w:rPr>
                  <m:t>=1</m:t>
                </m:r>
                <m:r>
                  <w:ins w:id="1154" w:author="Lichen Wu" w:date="2022-04-17T21:35:00Z">
                    <w:rPr>
                      <w:rFonts w:ascii="Cambria Math" w:hAnsi="Cambria Math"/>
                    </w:rPr>
                    <m:t>.52</m:t>
                  </w:ins>
                </m:r>
              </m:oMath>
            </m:oMathPara>
          </w:p>
        </w:tc>
        <w:tc>
          <w:tcPr>
            <w:tcW w:w="2338" w:type="dxa"/>
          </w:tcPr>
          <w:p w14:paraId="54C26153" w14:textId="74FB7E8C" w:rsidR="00BB31D6" w:rsidRPr="00B84D3F" w:rsidRDefault="008F54D4" w:rsidP="00BA158B">
            <w:pPr>
              <w:jc w:val="center"/>
              <w:rPr>
                <w:i/>
                <w:rPrChange w:id="1155" w:author="Lichen Wu" w:date="2022-04-17T22:13:00Z">
                  <w:rPr/>
                </w:rPrChange>
              </w:rPr>
            </w:pPr>
            <m:oMathPara>
              <m:oMath>
                <m:sSub>
                  <m:sSubPr>
                    <m:ctrlPr>
                      <w:rPr>
                        <w:rFonts w:ascii="Cambria Math" w:hAnsi="Cambria Math"/>
                        <w:i/>
                      </w:rPr>
                    </m:ctrlPr>
                  </m:sSubPr>
                  <m:e>
                    <m:r>
                      <w:rPr>
                        <w:rFonts w:ascii="Cambria Math" w:hAnsi="Cambria Math"/>
                      </w:rPr>
                      <m:t>α</m:t>
                    </m:r>
                  </m:e>
                  <m:sub>
                    <m:r>
                      <w:rPr>
                        <w:rFonts w:ascii="Cambria Math" w:hAnsi="Cambria Math"/>
                      </w:rPr>
                      <m:t>light,env2</m:t>
                    </m:r>
                  </m:sub>
                </m:sSub>
                <m:r>
                  <w:rPr>
                    <w:rFonts w:ascii="Cambria Math" w:hAnsi="Cambria Math"/>
                  </w:rPr>
                  <m:t>=</m:t>
                </m:r>
                <m:r>
                  <w:ins w:id="1156" w:author="Lichen Wu" w:date="2022-04-17T21:35:00Z">
                    <w:rPr>
                      <w:rFonts w:ascii="Cambria Math" w:hAnsi="Cambria Math"/>
                    </w:rPr>
                    <m:t>2.46</m:t>
                  </w:ins>
                </m:r>
                <m:r>
                  <w:del w:id="1157" w:author="Lichen Wu" w:date="2022-04-17T21:35:00Z">
                    <w:rPr>
                      <w:rFonts w:ascii="Cambria Math" w:hAnsi="Cambria Math"/>
                    </w:rPr>
                    <m:t>1</m:t>
                  </w:del>
                </m:r>
              </m:oMath>
            </m:oMathPara>
          </w:p>
        </w:tc>
      </w:tr>
      <w:tr w:rsidR="00BB31D6" w:rsidRPr="005F7DE3" w14:paraId="60C741F4" w14:textId="77777777" w:rsidTr="00BA158B">
        <w:tc>
          <w:tcPr>
            <w:tcW w:w="2337" w:type="dxa"/>
          </w:tcPr>
          <w:p w14:paraId="20C157F7" w14:textId="092E5A7A" w:rsidR="00BB31D6" w:rsidRPr="00B84D3F" w:rsidRDefault="008F54D4" w:rsidP="00BA158B">
            <w:pPr>
              <w:jc w:val="center"/>
              <w:rPr>
                <w:rFonts w:eastAsia="DengXian"/>
                <w:i/>
                <w:rPrChange w:id="1158" w:author="Lichen Wu" w:date="2022-04-17T22:13:00Z">
                  <w:rPr>
                    <w:rFonts w:eastAsia="DengXian"/>
                  </w:rPr>
                </w:rPrChange>
              </w:rPr>
            </w:pPr>
            <m:oMath>
              <m:sSub>
                <m:sSubPr>
                  <m:ctrlPr>
                    <w:rPr>
                      <w:rFonts w:ascii="Cambria Math" w:hAnsi="Cambria Math"/>
                      <w:i/>
                    </w:rPr>
                  </m:ctrlPr>
                </m:sSubPr>
                <m:e>
                  <m:r>
                    <w:rPr>
                      <w:rFonts w:ascii="Cambria Math" w:hAnsi="Cambria Math"/>
                    </w:rPr>
                    <m:t>α</m:t>
                  </m:r>
                </m:e>
                <m:sub>
                  <m:r>
                    <w:rPr>
                      <w:rFonts w:ascii="Cambria Math" w:hAnsi="Cambria Math"/>
                    </w:rPr>
                    <m:t>AHU,room</m:t>
                  </m:r>
                </m:sub>
              </m:sSub>
              <m:r>
                <w:rPr>
                  <w:rFonts w:ascii="Cambria Math" w:hAnsi="Cambria Math"/>
                </w:rPr>
                <m:t>=</m:t>
              </m:r>
            </m:oMath>
            <w:ins w:id="1159" w:author="Lichen Wu" w:date="2022-04-17T21:35:00Z">
              <w:r w:rsidR="00DD75D3" w:rsidRPr="00B84D3F">
                <w:rPr>
                  <w:rFonts w:eastAsia="DengXian"/>
                  <w:i/>
                  <w:rPrChange w:id="1160" w:author="Lichen Wu" w:date="2022-04-17T22:13:00Z">
                    <w:rPr>
                      <w:rFonts w:eastAsia="DengXian"/>
                    </w:rPr>
                  </w:rPrChange>
                </w:rPr>
                <w:t>1.41</w:t>
              </w:r>
            </w:ins>
            <m:oMath>
              <m:r>
                <w:del w:id="1161" w:author="Lichen Wu" w:date="2022-04-17T21:35:00Z">
                  <w:rPr>
                    <w:rFonts w:ascii="Cambria Math" w:hAnsi="Cambria Math"/>
                  </w:rPr>
                  <m:t>1</m:t>
                </w:del>
              </m:r>
            </m:oMath>
          </w:p>
        </w:tc>
        <w:tc>
          <w:tcPr>
            <w:tcW w:w="2337" w:type="dxa"/>
          </w:tcPr>
          <w:p w14:paraId="34586B15" w14:textId="086B01E6" w:rsidR="00BB31D6" w:rsidRPr="00B84D3F" w:rsidRDefault="008F54D4" w:rsidP="00BA158B">
            <w:pPr>
              <w:jc w:val="center"/>
              <w:rPr>
                <w:rFonts w:eastAsia="DengXian"/>
                <w:i/>
                <w:rPrChange w:id="1162" w:author="Lichen Wu" w:date="2022-04-17T22:13:00Z">
                  <w:rPr>
                    <w:rFonts w:eastAsia="DengXian"/>
                  </w:rPr>
                </w:rPrChange>
              </w:rPr>
            </w:pPr>
            <m:oMath>
              <m:sSub>
                <m:sSubPr>
                  <m:ctrlPr>
                    <w:rPr>
                      <w:rFonts w:ascii="Cambria Math" w:hAnsi="Cambria Math"/>
                      <w:i/>
                    </w:rPr>
                  </m:ctrlPr>
                </m:sSubPr>
                <m:e>
                  <m:r>
                    <w:rPr>
                      <w:rFonts w:ascii="Cambria Math" w:hAnsi="Cambria Math"/>
                    </w:rPr>
                    <m:t>α</m:t>
                  </m:r>
                </m:e>
                <m:sub>
                  <m:r>
                    <w:rPr>
                      <w:rFonts w:ascii="Cambria Math" w:hAnsi="Cambria Math"/>
                    </w:rPr>
                    <m:t>sol,i</m:t>
                  </m:r>
                  <m:r>
                    <w:ins w:id="1163" w:author="Lichen Wu" w:date="2022-04-17T22:06:00Z">
                      <w:rPr>
                        <w:rFonts w:ascii="Cambria Math" w:eastAsiaTheme="minorEastAsia" w:hAnsi="Cambria Math"/>
                        <w:lang w:eastAsia="zh-CN"/>
                      </w:rPr>
                      <m:t>nt</m:t>
                    </w:ins>
                  </m:r>
                  <m:r>
                    <w:rPr>
                      <w:rFonts w:ascii="Cambria Math" w:hAnsi="Cambria Math"/>
                    </w:rPr>
                    <m:t>w</m:t>
                  </m:r>
                  <m:r>
                    <w:ins w:id="1164" w:author="Lichen Wu" w:date="2022-04-17T22:06:00Z">
                      <w:rPr>
                        <w:rFonts w:ascii="Cambria Math" w:hAnsi="Cambria Math"/>
                      </w:rPr>
                      <m:t>all</m:t>
                    </w:ins>
                  </m:r>
                </m:sub>
              </m:sSub>
              <m:r>
                <w:rPr>
                  <w:rFonts w:ascii="Cambria Math" w:hAnsi="Cambria Math"/>
                </w:rPr>
                <m:t>=</m:t>
              </m:r>
              <m:r>
                <w:ins w:id="1165" w:author="Lichen Wu" w:date="2022-04-17T22:13:00Z">
                  <w:rPr>
                    <w:rFonts w:ascii="Cambria Math" w:hAnsi="Cambria Math"/>
                  </w:rPr>
                  <m:t xml:space="preserve"> </m:t>
                </w:ins>
              </m:r>
              <m:r>
                <w:del w:id="1166" w:author="Lichen Wu" w:date="2022-04-17T21:35:00Z">
                  <w:rPr>
                    <w:rFonts w:ascii="Cambria Math" w:hAnsi="Cambria Math"/>
                  </w:rPr>
                  <m:t>1</m:t>
                </w:del>
              </m:r>
              <m:r>
                <w:del w:id="1167" w:author="Lichen Wu" w:date="2022-04-17T22:13:00Z">
                  <w:rPr>
                    <w:rFonts w:ascii="Cambria Math" w:hAnsi="Cambria Math"/>
                  </w:rPr>
                  <m:t>E</m:t>
                </w:del>
              </m:r>
              <m:r>
                <w:del w:id="1168" w:author="Lichen Wu" w:date="2022-04-17T21:35:00Z">
                  <w:rPr>
                    <w:rFonts w:ascii="Cambria Math" w:hAnsi="Cambria Math"/>
                  </w:rPr>
                  <m:t>-8</m:t>
                </w:del>
              </m:r>
            </m:oMath>
            <w:r w:rsidR="00963F62" w:rsidRPr="00B84D3F">
              <w:rPr>
                <w:rFonts w:eastAsia="DengXian"/>
                <w:i/>
                <w:rPrChange w:id="1169" w:author="Lichen Wu" w:date="2022-04-17T22:13:00Z">
                  <w:rPr>
                    <w:rFonts w:eastAsia="DengXian"/>
                  </w:rPr>
                </w:rPrChange>
              </w:rPr>
              <w:t xml:space="preserve"> </w:t>
            </w:r>
            <w:ins w:id="1170" w:author="Lichen Wu" w:date="2022-04-17T22:13:00Z">
              <w:r w:rsidR="00963F62" w:rsidRPr="00B84D3F">
                <w:rPr>
                  <w:rFonts w:eastAsia="DengXian"/>
                  <w:i/>
                  <w:rPrChange w:id="1171" w:author="Lichen Wu" w:date="2022-04-17T22:13:00Z">
                    <w:rPr>
                      <w:rFonts w:eastAsia="DengXian"/>
                    </w:rPr>
                  </w:rPrChange>
                </w:rPr>
                <w:t>4.66E-1</w:t>
              </w:r>
            </w:ins>
          </w:p>
        </w:tc>
        <w:tc>
          <w:tcPr>
            <w:tcW w:w="2338" w:type="dxa"/>
          </w:tcPr>
          <w:p w14:paraId="3F10E1FD" w14:textId="1BF6B9EE" w:rsidR="00BB31D6" w:rsidRPr="00B84D3F" w:rsidRDefault="008F54D4" w:rsidP="00BA158B">
            <w:pPr>
              <w:jc w:val="center"/>
              <w:rPr>
                <w:i/>
                <w:rPrChange w:id="1172" w:author="Lichen Wu" w:date="2022-04-17T22:13:00Z">
                  <w:rPr/>
                </w:rPrChange>
              </w:rPr>
            </w:pPr>
            <m:oMathPara>
              <m:oMath>
                <m:sSub>
                  <m:sSubPr>
                    <m:ctrlPr>
                      <w:rPr>
                        <w:rFonts w:ascii="Cambria Math" w:hAnsi="Cambria Math"/>
                        <w:i/>
                      </w:rPr>
                    </m:ctrlPr>
                  </m:sSubPr>
                  <m:e>
                    <m:r>
                      <w:rPr>
                        <w:rFonts w:ascii="Cambria Math" w:hAnsi="Cambria Math"/>
                      </w:rPr>
                      <m:t>α</m:t>
                    </m:r>
                  </m:e>
                  <m:sub>
                    <m:r>
                      <w:rPr>
                        <w:rFonts w:ascii="Cambria Math" w:hAnsi="Cambria Math"/>
                      </w:rPr>
                      <m:t>int,i</m:t>
                    </m:r>
                    <m:r>
                      <w:ins w:id="1173" w:author="Lichen Wu" w:date="2022-04-17T22:06:00Z">
                        <w:rPr>
                          <w:rFonts w:ascii="Cambria Math" w:hAnsi="Cambria Math"/>
                        </w:rPr>
                        <m:t>nt</m:t>
                      </w:ins>
                    </m:r>
                    <m:r>
                      <w:rPr>
                        <w:rFonts w:ascii="Cambria Math" w:hAnsi="Cambria Math"/>
                      </w:rPr>
                      <m:t>w</m:t>
                    </m:r>
                    <m:r>
                      <w:ins w:id="1174" w:author="Lichen Wu" w:date="2022-04-17T22:06:00Z">
                        <w:rPr>
                          <w:rFonts w:ascii="Cambria Math" w:hAnsi="Cambria Math"/>
                        </w:rPr>
                        <m:t>all</m:t>
                      </w:ins>
                    </m:r>
                  </m:sub>
                </m:sSub>
                <m:r>
                  <w:rPr>
                    <w:rFonts w:ascii="Cambria Math" w:hAnsi="Cambria Math"/>
                  </w:rPr>
                  <m:t>=1</m:t>
                </m:r>
                <m:r>
                  <w:ins w:id="1175" w:author="Lichen Wu" w:date="2022-04-17T21:35:00Z">
                    <w:rPr>
                      <w:rFonts w:ascii="Cambria Math" w:hAnsi="Cambria Math"/>
                    </w:rPr>
                    <m:t>.01</m:t>
                  </w:ins>
                </m:r>
              </m:oMath>
            </m:oMathPara>
          </w:p>
        </w:tc>
        <w:tc>
          <w:tcPr>
            <w:tcW w:w="2338" w:type="dxa"/>
          </w:tcPr>
          <w:p w14:paraId="05BA8D31" w14:textId="66884D65" w:rsidR="00BB31D6" w:rsidRPr="00B84D3F" w:rsidRDefault="008F54D4" w:rsidP="00BA158B">
            <w:pPr>
              <w:jc w:val="center"/>
              <w:rPr>
                <w:i/>
                <w:rPrChange w:id="1176" w:author="Lichen Wu" w:date="2022-04-17T22:13:00Z">
                  <w:rPr/>
                </w:rPrChange>
              </w:rPr>
            </w:pPr>
            <m:oMathPara>
              <m:oMath>
                <m:sSub>
                  <m:sSubPr>
                    <m:ctrlPr>
                      <w:rPr>
                        <w:rFonts w:ascii="Cambria Math" w:hAnsi="Cambria Math"/>
                        <w:i/>
                      </w:rPr>
                    </m:ctrlPr>
                  </m:sSubPr>
                  <m:e>
                    <m:r>
                      <w:rPr>
                        <w:rFonts w:ascii="Cambria Math" w:hAnsi="Cambria Math"/>
                      </w:rPr>
                      <m:t>α</m:t>
                    </m:r>
                  </m:e>
                  <m:sub>
                    <m:r>
                      <w:rPr>
                        <w:rFonts w:ascii="Cambria Math" w:hAnsi="Cambria Math"/>
                      </w:rPr>
                      <m:t>light,i</m:t>
                    </m:r>
                    <m:r>
                      <w:ins w:id="1177" w:author="Lichen Wu" w:date="2022-04-17T22:06:00Z">
                        <w:rPr>
                          <w:rFonts w:ascii="Cambria Math" w:hAnsi="Cambria Math"/>
                        </w:rPr>
                        <m:t>nt</m:t>
                      </w:ins>
                    </m:r>
                    <m:r>
                      <w:rPr>
                        <w:rFonts w:ascii="Cambria Math" w:hAnsi="Cambria Math"/>
                      </w:rPr>
                      <m:t>w</m:t>
                    </m:r>
                    <m:r>
                      <w:ins w:id="1178" w:author="Lichen Wu" w:date="2022-04-17T22:06:00Z">
                        <w:rPr>
                          <w:rFonts w:ascii="Cambria Math" w:hAnsi="Cambria Math"/>
                        </w:rPr>
                        <m:t>all</m:t>
                      </w:ins>
                    </m:r>
                  </m:sub>
                </m:sSub>
                <m:r>
                  <w:rPr>
                    <w:rFonts w:ascii="Cambria Math" w:hAnsi="Cambria Math"/>
                  </w:rPr>
                  <m:t>=1</m:t>
                </m:r>
                <m:r>
                  <w:ins w:id="1179" w:author="Lichen Wu" w:date="2022-04-17T21:35:00Z">
                    <w:rPr>
                      <w:rFonts w:ascii="Cambria Math" w:hAnsi="Cambria Math"/>
                    </w:rPr>
                    <m:t>.78</m:t>
                  </w:ins>
                </m:r>
              </m:oMath>
            </m:oMathPara>
          </w:p>
        </w:tc>
      </w:tr>
    </w:tbl>
    <w:p w14:paraId="6923C102" w14:textId="5677414D" w:rsidR="00BB31D6" w:rsidRDefault="00BB31D6" w:rsidP="00BB31D6">
      <w:pPr>
        <w:widowControl w:val="0"/>
        <w:rPr>
          <w:ins w:id="1180" w:author="Lichen Wu" w:date="2022-04-17T16:44:00Z"/>
        </w:rPr>
      </w:pPr>
    </w:p>
    <w:p w14:paraId="38110F33" w14:textId="382B3AD3" w:rsidR="00745E20" w:rsidRDefault="00745E20">
      <w:pPr>
        <w:widowControl w:val="0"/>
        <w:jc w:val="center"/>
        <w:pPrChange w:id="1181" w:author="Lichen Wu" w:date="2022-04-17T16:44:00Z">
          <w:pPr>
            <w:widowControl w:val="0"/>
          </w:pPr>
        </w:pPrChange>
      </w:pPr>
      <w:ins w:id="1182" w:author="Lichen Wu" w:date="2022-04-17T16:44:00Z">
        <w:r>
          <w:rPr>
            <w:noProof/>
          </w:rPr>
          <w:drawing>
            <wp:inline distT="0" distB="0" distL="0" distR="0" wp14:anchorId="6D7C6FD0" wp14:editId="175099A5">
              <wp:extent cx="2877185" cy="1811763"/>
              <wp:effectExtent l="19050" t="19050" r="18415" b="17145"/>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08711" cy="1831615"/>
                      </a:xfrm>
                      <a:prstGeom prst="rect">
                        <a:avLst/>
                      </a:prstGeom>
                      <a:ln>
                        <a:solidFill>
                          <a:schemeClr val="tx1"/>
                        </a:solidFill>
                      </a:ln>
                    </pic:spPr>
                  </pic:pic>
                </a:graphicData>
              </a:graphic>
            </wp:inline>
          </w:drawing>
        </w:r>
      </w:ins>
    </w:p>
    <w:p w14:paraId="3F87B817" w14:textId="4131581B" w:rsidR="006D47B4" w:rsidDel="00745E20" w:rsidRDefault="00914F90">
      <w:pPr>
        <w:widowControl w:val="0"/>
        <w:jc w:val="center"/>
        <w:rPr>
          <w:del w:id="1183" w:author="Lichen Wu" w:date="2022-04-17T16:43:00Z"/>
        </w:rPr>
      </w:pPr>
      <w:ins w:id="1184" w:author="Lichen Wu" w:date="2022-04-17T21:10:00Z">
        <w:r>
          <w:rPr>
            <w:noProof/>
          </w:rPr>
          <w:lastRenderedPageBreak/>
          <w:drawing>
            <wp:inline distT="0" distB="0" distL="0" distR="0" wp14:anchorId="1D0DE5BE" wp14:editId="39336D03">
              <wp:extent cx="2939351" cy="2051265"/>
              <wp:effectExtent l="19050" t="19050" r="13970" b="2540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45885" cy="2055825"/>
                      </a:xfrm>
                      <a:prstGeom prst="rect">
                        <a:avLst/>
                      </a:prstGeom>
                      <a:ln>
                        <a:solidFill>
                          <a:schemeClr val="tx1"/>
                        </a:solidFill>
                      </a:ln>
                    </pic:spPr>
                  </pic:pic>
                </a:graphicData>
              </a:graphic>
            </wp:inline>
          </w:drawing>
        </w:r>
        <w:r>
          <w:rPr>
            <w:noProof/>
          </w:rPr>
          <w:drawing>
            <wp:inline distT="0" distB="0" distL="0" distR="0" wp14:anchorId="07C3590A" wp14:editId="6C3B8901">
              <wp:extent cx="2941057" cy="2050256"/>
              <wp:effectExtent l="19050" t="19050" r="12065" b="2667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59325" cy="2062991"/>
                      </a:xfrm>
                      <a:prstGeom prst="rect">
                        <a:avLst/>
                      </a:prstGeom>
                      <a:ln>
                        <a:solidFill>
                          <a:schemeClr val="tx1"/>
                        </a:solidFill>
                      </a:ln>
                    </pic:spPr>
                  </pic:pic>
                </a:graphicData>
              </a:graphic>
            </wp:inline>
          </w:drawing>
        </w:r>
      </w:ins>
      <w:del w:id="1185" w:author="Lichen Wu" w:date="2022-04-17T16:40:00Z">
        <w:r w:rsidR="006D47B4" w:rsidDel="00745E20">
          <w:rPr>
            <w:noProof/>
          </w:rPr>
          <w:drawing>
            <wp:inline distT="0" distB="0" distL="0" distR="0" wp14:anchorId="0804F0E1" wp14:editId="32E8967A">
              <wp:extent cx="3728906" cy="2467211"/>
              <wp:effectExtent l="19050" t="19050" r="5080" b="952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92851" cy="2509520"/>
                      </a:xfrm>
                      <a:prstGeom prst="rect">
                        <a:avLst/>
                      </a:prstGeom>
                      <a:ln>
                        <a:solidFill>
                          <a:schemeClr val="tx1"/>
                        </a:solidFill>
                      </a:ln>
                    </pic:spPr>
                  </pic:pic>
                </a:graphicData>
              </a:graphic>
            </wp:inline>
          </w:drawing>
        </w:r>
      </w:del>
    </w:p>
    <w:p w14:paraId="39223327" w14:textId="3A596E2A" w:rsidR="006D47B4" w:rsidRDefault="005E0DC5">
      <w:pPr>
        <w:widowControl w:val="0"/>
        <w:jc w:val="center"/>
      </w:pPr>
      <w:del w:id="1186" w:author="Lichen Wu" w:date="2022-04-17T16:43:00Z">
        <w:r w:rsidDel="00745E20">
          <w:rPr>
            <w:noProof/>
          </w:rPr>
          <w:drawing>
            <wp:inline distT="0" distB="0" distL="0" distR="0" wp14:anchorId="03CED556" wp14:editId="76BBB350">
              <wp:extent cx="2852504" cy="1974506"/>
              <wp:effectExtent l="19050" t="19050" r="5080"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80775" cy="1994075"/>
                      </a:xfrm>
                      <a:prstGeom prst="rect">
                        <a:avLst/>
                      </a:prstGeom>
                      <a:ln>
                        <a:solidFill>
                          <a:schemeClr val="tx1"/>
                        </a:solidFill>
                      </a:ln>
                    </pic:spPr>
                  </pic:pic>
                </a:graphicData>
              </a:graphic>
            </wp:inline>
          </w:drawing>
        </w:r>
        <w:r w:rsidR="006D47B4" w:rsidDel="00745E20">
          <w:rPr>
            <w:noProof/>
          </w:rPr>
          <w:drawing>
            <wp:inline distT="0" distB="0" distL="0" distR="0" wp14:anchorId="06A5397B" wp14:editId="7EEC9CBA">
              <wp:extent cx="2891784" cy="1974507"/>
              <wp:effectExtent l="19050" t="19050" r="4445" b="698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18094" cy="1992471"/>
                      </a:xfrm>
                      <a:prstGeom prst="rect">
                        <a:avLst/>
                      </a:prstGeom>
                      <a:ln>
                        <a:solidFill>
                          <a:schemeClr val="tx1"/>
                        </a:solidFill>
                      </a:ln>
                    </pic:spPr>
                  </pic:pic>
                </a:graphicData>
              </a:graphic>
            </wp:inline>
          </w:drawing>
        </w:r>
      </w:del>
    </w:p>
    <w:p w14:paraId="59208F4A" w14:textId="77777777" w:rsidR="006D47B4" w:rsidRPr="005F7DE3" w:rsidRDefault="006D47B4" w:rsidP="00BB31D6">
      <w:pPr>
        <w:widowControl w:val="0"/>
      </w:pPr>
    </w:p>
    <w:p w14:paraId="1BB052B4" w14:textId="6BCE5D83" w:rsidR="00BB31D6" w:rsidRPr="005F7DE3" w:rsidRDefault="00BB31D6" w:rsidP="00626F5E">
      <w:pPr>
        <w:widowControl w:val="0"/>
      </w:pPr>
    </w:p>
    <w:p w14:paraId="2C2889FE" w14:textId="03673436" w:rsidR="00337E25" w:rsidRPr="005F7DE3" w:rsidRDefault="00BB31D6" w:rsidP="00AC6A1D">
      <w:pPr>
        <w:pStyle w:val="Caption"/>
      </w:pPr>
      <w:r w:rsidRPr="005F7DE3">
        <w:rPr>
          <w:b/>
          <w:bCs/>
        </w:rPr>
        <w:t xml:space="preserve">Figure </w:t>
      </w:r>
      <w:bookmarkStart w:id="1187" w:name="rc_fig_show"/>
      <w:r w:rsidRPr="005F7DE3">
        <w:rPr>
          <w:b/>
          <w:bCs/>
        </w:rPr>
        <w:fldChar w:fldCharType="begin"/>
      </w:r>
      <w:r w:rsidRPr="005F7DE3">
        <w:rPr>
          <w:b/>
          <w:bCs/>
        </w:rPr>
        <w:instrText xml:space="preserve"> SEQ Figure \* ARABIC </w:instrText>
      </w:r>
      <w:r w:rsidRPr="005F7DE3">
        <w:rPr>
          <w:b/>
          <w:bCs/>
        </w:rPr>
        <w:fldChar w:fldCharType="separate"/>
      </w:r>
      <w:r w:rsidR="009A60BB">
        <w:rPr>
          <w:b/>
          <w:bCs/>
          <w:noProof/>
        </w:rPr>
        <w:t>2</w:t>
      </w:r>
      <w:r w:rsidRPr="005F7DE3">
        <w:rPr>
          <w:b/>
          <w:bCs/>
        </w:rPr>
        <w:fldChar w:fldCharType="end"/>
      </w:r>
      <w:bookmarkEnd w:id="1187"/>
      <w:r w:rsidRPr="005F7DE3">
        <w:t xml:space="preserve"> Structure of RC network. </w:t>
      </w:r>
      <w:del w:id="1188" w:author="Braun, James E" w:date="2022-04-14T13:32:00Z">
        <w:r w:rsidR="006D47B4" w:rsidDel="001A65F8">
          <w:delText>Up</w:delText>
        </w:r>
      </w:del>
      <w:ins w:id="1189" w:author="Braun, James E" w:date="2022-04-14T13:32:00Z">
        <w:r w:rsidR="001A65F8">
          <w:t>T</w:t>
        </w:r>
      </w:ins>
      <w:ins w:id="1190" w:author="Braun, James E" w:date="2022-04-14T13:33:00Z">
        <w:r w:rsidR="001A65F8">
          <w:t>op</w:t>
        </w:r>
      </w:ins>
      <w:r w:rsidRPr="005F7DE3">
        <w:t xml:space="preserve">: </w:t>
      </w:r>
      <w:ins w:id="1191" w:author="Lichen Wu" w:date="2022-04-18T17:08:00Z">
        <w:r w:rsidR="00497AF9">
          <w:t xml:space="preserve">four states </w:t>
        </w:r>
      </w:ins>
      <w:r w:rsidRPr="005F7DE3">
        <w:t>Model 1</w:t>
      </w:r>
      <w:del w:id="1192" w:author="Lichen Wu" w:date="2022-04-18T17:08:00Z">
        <w:r w:rsidRPr="005F7DE3" w:rsidDel="00497AF9">
          <w:delText xml:space="preserve"> with </w:delText>
        </w:r>
        <w:r w:rsidR="0065759F" w:rsidRPr="005F7DE3" w:rsidDel="00497AF9">
          <w:delText>four</w:delText>
        </w:r>
        <w:r w:rsidRPr="005F7DE3" w:rsidDel="00497AF9">
          <w:delText xml:space="preserve"> states</w:delText>
        </w:r>
      </w:del>
      <w:r w:rsidRPr="005F7DE3">
        <w:t xml:space="preserve">; </w:t>
      </w:r>
      <w:r w:rsidR="006D47B4">
        <w:t>Left</w:t>
      </w:r>
      <w:r w:rsidRPr="005F7DE3">
        <w:t xml:space="preserve">: </w:t>
      </w:r>
      <w:ins w:id="1193" w:author="Lichen Wu" w:date="2022-04-18T17:08:00Z">
        <w:r w:rsidR="00497AF9">
          <w:t xml:space="preserve">five states </w:t>
        </w:r>
      </w:ins>
      <w:r w:rsidRPr="005F7DE3">
        <w:t>Model 2</w:t>
      </w:r>
      <w:del w:id="1194" w:author="Lichen Wu" w:date="2022-04-18T17:08:00Z">
        <w:r w:rsidRPr="005F7DE3" w:rsidDel="00497AF9">
          <w:delText xml:space="preserve"> with </w:delText>
        </w:r>
      </w:del>
      <w:del w:id="1195" w:author="Lichen Wu" w:date="2022-04-17T21:10:00Z">
        <w:r w:rsidR="0065759F" w:rsidRPr="005F7DE3" w:rsidDel="00914F90">
          <w:delText>six</w:delText>
        </w:r>
        <w:r w:rsidRPr="005F7DE3" w:rsidDel="00914F90">
          <w:delText xml:space="preserve"> </w:delText>
        </w:r>
      </w:del>
      <w:del w:id="1196" w:author="Lichen Wu" w:date="2022-04-18T17:08:00Z">
        <w:r w:rsidRPr="005F7DE3" w:rsidDel="00497AF9">
          <w:delText>states</w:delText>
        </w:r>
      </w:del>
      <w:r w:rsidRPr="005F7DE3">
        <w:t xml:space="preserve">; </w:t>
      </w:r>
      <w:r w:rsidR="006D47B4">
        <w:t>Right</w:t>
      </w:r>
      <w:r w:rsidRPr="005F7DE3">
        <w:t xml:space="preserve">: </w:t>
      </w:r>
      <w:ins w:id="1197" w:author="Lichen Wu" w:date="2022-04-18T17:09:00Z">
        <w:r w:rsidR="00497AF9">
          <w:t xml:space="preserve">six states </w:t>
        </w:r>
      </w:ins>
      <w:r w:rsidRPr="005F7DE3">
        <w:t>Model 3</w:t>
      </w:r>
      <w:del w:id="1198" w:author="Lichen Wu" w:date="2022-04-18T17:09:00Z">
        <w:r w:rsidRPr="005F7DE3" w:rsidDel="00497AF9">
          <w:delText xml:space="preserve"> with </w:delText>
        </w:r>
      </w:del>
      <w:del w:id="1199" w:author="Lichen Wu" w:date="2022-04-17T21:10:00Z">
        <w:r w:rsidR="0065759F" w:rsidRPr="005F7DE3" w:rsidDel="00914F90">
          <w:delText>five</w:delText>
        </w:r>
        <w:r w:rsidRPr="005F7DE3" w:rsidDel="00914F90">
          <w:delText xml:space="preserve"> </w:delText>
        </w:r>
      </w:del>
      <w:del w:id="1200" w:author="Lichen Wu" w:date="2022-04-18T17:09:00Z">
        <w:r w:rsidRPr="005F7DE3" w:rsidDel="00497AF9">
          <w:delText>states</w:delText>
        </w:r>
      </w:del>
      <w:r w:rsidRPr="005F7DE3">
        <w:t>.</w:t>
      </w:r>
    </w:p>
    <w:p w14:paraId="2C221E64" w14:textId="4A53BC89" w:rsidR="00BB31D6" w:rsidRPr="005F7DE3" w:rsidRDefault="00BB31D6" w:rsidP="00BB31D6">
      <w:pPr>
        <w:keepNext/>
        <w:jc w:val="center"/>
      </w:pPr>
      <w:del w:id="1201" w:author="Lichen Wu" w:date="2022-04-17T21:24:00Z">
        <w:r w:rsidRPr="005F7DE3" w:rsidDel="002E4293">
          <w:rPr>
            <w:noProof/>
          </w:rPr>
          <w:lastRenderedPageBreak/>
          <w:drawing>
            <wp:inline distT="0" distB="0" distL="0" distR="0" wp14:anchorId="1D2F78C0" wp14:editId="58EEE8A2">
              <wp:extent cx="5708752" cy="3011736"/>
              <wp:effectExtent l="19050" t="19050" r="25400" b="17780"/>
              <wp:docPr id="5"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7859" cy="3058746"/>
                      </a:xfrm>
                      <a:prstGeom prst="rect">
                        <a:avLst/>
                      </a:prstGeom>
                      <a:ln>
                        <a:solidFill>
                          <a:schemeClr val="tx1"/>
                        </a:solidFill>
                      </a:ln>
                    </pic:spPr>
                  </pic:pic>
                </a:graphicData>
              </a:graphic>
            </wp:inline>
          </w:drawing>
        </w:r>
      </w:del>
      <w:ins w:id="1202" w:author="Lichen Wu" w:date="2022-04-17T21:24:00Z">
        <w:r w:rsidR="002E4293">
          <w:rPr>
            <w:noProof/>
          </w:rPr>
          <w:drawing>
            <wp:inline distT="0" distB="0" distL="0" distR="0" wp14:anchorId="0974C2E4" wp14:editId="2CF638B9">
              <wp:extent cx="4880754" cy="2573345"/>
              <wp:effectExtent l="19050" t="19050" r="15240" b="177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35013" cy="2601953"/>
                      </a:xfrm>
                      <a:prstGeom prst="rect">
                        <a:avLst/>
                      </a:prstGeom>
                      <a:ln>
                        <a:solidFill>
                          <a:schemeClr val="tx1"/>
                        </a:solidFill>
                      </a:ln>
                    </pic:spPr>
                  </pic:pic>
                </a:graphicData>
              </a:graphic>
            </wp:inline>
          </w:drawing>
        </w:r>
      </w:ins>
    </w:p>
    <w:p w14:paraId="3830E463" w14:textId="523D08CD" w:rsidR="00BB31D6" w:rsidRPr="005F7DE3" w:rsidRDefault="00BB31D6" w:rsidP="00AC6A1D">
      <w:pPr>
        <w:pStyle w:val="Caption"/>
      </w:pPr>
      <w:r w:rsidRPr="005F7DE3">
        <w:rPr>
          <w:b/>
          <w:bCs/>
        </w:rPr>
        <w:t xml:space="preserve">Figure </w:t>
      </w:r>
      <w:bookmarkStart w:id="1203" w:name="rc_fig_comp"/>
      <w:r w:rsidRPr="005F7DE3">
        <w:rPr>
          <w:b/>
          <w:bCs/>
        </w:rPr>
        <w:fldChar w:fldCharType="begin"/>
      </w:r>
      <w:r w:rsidRPr="005F7DE3">
        <w:rPr>
          <w:b/>
          <w:bCs/>
        </w:rPr>
        <w:instrText xml:space="preserve"> SEQ Figure \* ARABIC </w:instrText>
      </w:r>
      <w:r w:rsidRPr="005F7DE3">
        <w:rPr>
          <w:b/>
          <w:bCs/>
        </w:rPr>
        <w:fldChar w:fldCharType="separate"/>
      </w:r>
      <w:r w:rsidR="009A60BB">
        <w:rPr>
          <w:b/>
          <w:bCs/>
          <w:noProof/>
        </w:rPr>
        <w:t>3</w:t>
      </w:r>
      <w:r w:rsidRPr="005F7DE3">
        <w:rPr>
          <w:b/>
          <w:bCs/>
        </w:rPr>
        <w:fldChar w:fldCharType="end"/>
      </w:r>
      <w:bookmarkEnd w:id="1203"/>
      <w:r w:rsidRPr="005F7DE3">
        <w:t xml:space="preserve"> Testing results for Model 1, Model 2 and Model 3</w:t>
      </w:r>
      <w:ins w:id="1204" w:author="Lichen Wu" w:date="2022-04-18T17:09:00Z">
        <w:r w:rsidR="00F963A4">
          <w:t>.</w:t>
        </w:r>
      </w:ins>
    </w:p>
    <w:p w14:paraId="46B68A2C" w14:textId="75D183D3" w:rsidR="00BB31D6" w:rsidRPr="005F7DE3" w:rsidRDefault="00BB31D6" w:rsidP="00AC6A1D">
      <w:pPr>
        <w:pStyle w:val="Caption"/>
      </w:pPr>
      <w:r w:rsidRPr="005F7DE3">
        <w:rPr>
          <w:b/>
          <w:bCs/>
        </w:rPr>
        <w:t xml:space="preserve">Table </w:t>
      </w:r>
      <w:bookmarkStart w:id="1205" w:name="rc_tb_comp"/>
      <w:r w:rsidRPr="005F7DE3">
        <w:rPr>
          <w:b/>
          <w:bCs/>
        </w:rPr>
        <w:fldChar w:fldCharType="begin"/>
      </w:r>
      <w:r w:rsidRPr="005F7DE3">
        <w:rPr>
          <w:b/>
          <w:bCs/>
        </w:rPr>
        <w:instrText xml:space="preserve"> SEQ Table \* ARABIC </w:instrText>
      </w:r>
      <w:r w:rsidRPr="005F7DE3">
        <w:rPr>
          <w:b/>
          <w:bCs/>
        </w:rPr>
        <w:fldChar w:fldCharType="separate"/>
      </w:r>
      <w:r w:rsidR="009A60BB">
        <w:rPr>
          <w:b/>
          <w:bCs/>
          <w:noProof/>
        </w:rPr>
        <w:t>2</w:t>
      </w:r>
      <w:r w:rsidRPr="005F7DE3">
        <w:rPr>
          <w:b/>
          <w:bCs/>
        </w:rPr>
        <w:fldChar w:fldCharType="end"/>
      </w:r>
      <w:bookmarkEnd w:id="1205"/>
      <w:r w:rsidRPr="005F7DE3">
        <w:t xml:space="preserve"> </w:t>
      </w:r>
      <w:ins w:id="1206" w:author="Lichen Wu" w:date="2022-04-18T15:25:00Z">
        <w:r w:rsidR="00191064">
          <w:t>Hourly prediction p</w:t>
        </w:r>
        <w:r w:rsidR="00191064" w:rsidRPr="005F7DE3">
          <w:t xml:space="preserve">erformance </w:t>
        </w:r>
        <w:r w:rsidR="00191064">
          <w:t xml:space="preserve">statistical </w:t>
        </w:r>
        <w:r w:rsidR="00191064" w:rsidRPr="005F7DE3">
          <w:t>comparison f</w:t>
        </w:r>
      </w:ins>
      <w:del w:id="1207" w:author="Lichen Wu" w:date="2022-04-18T15:25:00Z">
        <w:r w:rsidRPr="006C37D5" w:rsidDel="00191064">
          <w:delText>C</w:delText>
        </w:r>
      </w:del>
      <w:r w:rsidRPr="006C37D5">
        <w:t>o</w:t>
      </w:r>
      <w:ins w:id="1208" w:author="Lichen Wu" w:date="2022-04-18T15:25:00Z">
        <w:r w:rsidR="00191064">
          <w:t>r</w:t>
        </w:r>
      </w:ins>
      <w:del w:id="1209" w:author="Lichen Wu" w:date="2022-04-18T15:25:00Z">
        <w:r w:rsidRPr="006C37D5" w:rsidDel="00191064">
          <w:delText>mparison</w:delText>
        </w:r>
        <w:r w:rsidRPr="005F7DE3" w:rsidDel="00191064">
          <w:delText xml:space="preserve"> of</w:delText>
        </w:r>
      </w:del>
      <w:r w:rsidRPr="005F7DE3">
        <w:t xml:space="preserve"> proposed RC models</w:t>
      </w:r>
      <w:ins w:id="1210" w:author="Lichen Wu" w:date="2022-04-18T17:09:00Z">
        <w:r w:rsidR="00F963A4">
          <w:t>.</w:t>
        </w:r>
      </w:ins>
      <w:del w:id="1211" w:author="Lichen Wu" w:date="2022-04-17T20:26:00Z">
        <w:r w:rsidRPr="005F7DE3" w:rsidDel="006A5D07">
          <w:delText xml:space="preserve"> </w:delText>
        </w:r>
        <w:commentRangeStart w:id="1212"/>
        <w:r w:rsidRPr="005F7DE3" w:rsidDel="006A5D07">
          <w:delText>(5-min</w:delText>
        </w:r>
      </w:del>
      <w:del w:id="1213" w:author="Braun, James E" w:date="2022-04-14T13:33:00Z">
        <w:r w:rsidRPr="005F7DE3" w:rsidDel="001A65F8">
          <w:delText>s</w:delText>
        </w:r>
      </w:del>
      <w:del w:id="1214" w:author="Lichen Wu" w:date="2022-04-17T20:26:00Z">
        <w:r w:rsidRPr="005F7DE3" w:rsidDel="006A5D07">
          <w:delText xml:space="preserve"> interval)</w:delText>
        </w:r>
      </w:del>
      <w:commentRangeEnd w:id="1212"/>
      <w:r w:rsidR="000B73D2">
        <w:rPr>
          <w:rStyle w:val="CommentReference"/>
          <w:rFonts w:eastAsia="Times New Roman" w:cs="Times New Roman"/>
          <w:iCs w:val="0"/>
          <w:lang w:eastAsia="en-US"/>
        </w:rPr>
        <w:commentReference w:id="121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4"/>
        <w:gridCol w:w="1640"/>
        <w:gridCol w:w="1675"/>
        <w:gridCol w:w="1577"/>
        <w:gridCol w:w="1577"/>
      </w:tblGrid>
      <w:tr w:rsidR="00723460" w:rsidRPr="005F7DE3" w14:paraId="5EA7147D" w14:textId="6B7E9300" w:rsidTr="00B277DB">
        <w:trPr>
          <w:jc w:val="center"/>
        </w:trPr>
        <w:tc>
          <w:tcPr>
            <w:tcW w:w="1614" w:type="dxa"/>
            <w:tcBorders>
              <w:top w:val="single" w:sz="4" w:space="0" w:color="auto"/>
              <w:bottom w:val="single" w:sz="4" w:space="0" w:color="auto"/>
            </w:tcBorders>
            <w:vAlign w:val="center"/>
          </w:tcPr>
          <w:p w14:paraId="63DF9C83" w14:textId="77777777" w:rsidR="00723460" w:rsidRPr="005F7DE3" w:rsidRDefault="00723460" w:rsidP="00BA158B">
            <w:pPr>
              <w:jc w:val="center"/>
              <w:rPr>
                <w:b/>
                <w:bCs/>
                <w:lang w:eastAsia="zh-CN"/>
              </w:rPr>
            </w:pPr>
            <w:bookmarkStart w:id="1215" w:name="_Hlk101185734"/>
            <w:r w:rsidRPr="005F7DE3">
              <w:rPr>
                <w:b/>
                <w:bCs/>
                <w:lang w:eastAsia="zh-CN"/>
              </w:rPr>
              <w:t>Models</w:t>
            </w:r>
          </w:p>
        </w:tc>
        <w:tc>
          <w:tcPr>
            <w:tcW w:w="1640" w:type="dxa"/>
            <w:tcBorders>
              <w:top w:val="single" w:sz="4" w:space="0" w:color="auto"/>
              <w:bottom w:val="single" w:sz="4" w:space="0" w:color="auto"/>
            </w:tcBorders>
            <w:vAlign w:val="center"/>
          </w:tcPr>
          <w:p w14:paraId="14844853" w14:textId="77777777" w:rsidR="00723460" w:rsidRPr="005F7DE3" w:rsidRDefault="00723460" w:rsidP="00BA158B">
            <w:pPr>
              <w:jc w:val="center"/>
              <w:rPr>
                <w:b/>
                <w:bCs/>
                <w:lang w:eastAsia="zh-CN"/>
              </w:rPr>
            </w:pPr>
            <w:r w:rsidRPr="005F7DE3">
              <w:rPr>
                <w:b/>
                <w:bCs/>
                <w:lang w:eastAsia="zh-CN"/>
              </w:rPr>
              <w:t>NRMSE (%)</w:t>
            </w:r>
          </w:p>
        </w:tc>
        <w:tc>
          <w:tcPr>
            <w:tcW w:w="1675" w:type="dxa"/>
            <w:tcBorders>
              <w:top w:val="single" w:sz="4" w:space="0" w:color="auto"/>
              <w:bottom w:val="single" w:sz="4" w:space="0" w:color="auto"/>
            </w:tcBorders>
            <w:vAlign w:val="center"/>
          </w:tcPr>
          <w:p w14:paraId="31D75FDC" w14:textId="77777777" w:rsidR="00723460" w:rsidRPr="005F7DE3" w:rsidRDefault="00723460" w:rsidP="00BA158B">
            <w:pPr>
              <w:jc w:val="center"/>
              <w:rPr>
                <w:b/>
                <w:bCs/>
                <w:lang w:eastAsia="zh-CN"/>
              </w:rPr>
            </w:pPr>
            <w:r w:rsidRPr="005F7DE3">
              <w:rPr>
                <w:b/>
                <w:bCs/>
                <w:lang w:eastAsia="zh-CN"/>
              </w:rPr>
              <w:t>CVRMSE (%)</w:t>
            </w:r>
          </w:p>
        </w:tc>
        <w:tc>
          <w:tcPr>
            <w:tcW w:w="1577" w:type="dxa"/>
            <w:tcBorders>
              <w:top w:val="single" w:sz="4" w:space="0" w:color="auto"/>
              <w:bottom w:val="single" w:sz="4" w:space="0" w:color="auto"/>
            </w:tcBorders>
            <w:vAlign w:val="center"/>
          </w:tcPr>
          <w:p w14:paraId="2E854E3E" w14:textId="4A7AF70A" w:rsidR="00723460" w:rsidRPr="005F7DE3" w:rsidRDefault="00723460" w:rsidP="00BA158B">
            <w:pPr>
              <w:jc w:val="center"/>
              <w:rPr>
                <w:b/>
                <w:bCs/>
                <w:lang w:eastAsia="zh-CN"/>
              </w:rPr>
            </w:pPr>
            <w:r w:rsidRPr="005F7DE3">
              <w:rPr>
                <w:b/>
                <w:bCs/>
                <w:lang w:eastAsia="zh-CN"/>
              </w:rPr>
              <w:t>MAE (kW)</w:t>
            </w:r>
          </w:p>
        </w:tc>
        <w:tc>
          <w:tcPr>
            <w:tcW w:w="1577" w:type="dxa"/>
            <w:tcBorders>
              <w:top w:val="single" w:sz="4" w:space="0" w:color="auto"/>
              <w:bottom w:val="single" w:sz="4" w:space="0" w:color="auto"/>
            </w:tcBorders>
          </w:tcPr>
          <w:p w14:paraId="71DA4688" w14:textId="667A70A2" w:rsidR="00723460" w:rsidRPr="005F7DE3" w:rsidRDefault="00723460" w:rsidP="00BA158B">
            <w:pPr>
              <w:jc w:val="center"/>
              <w:rPr>
                <w:ins w:id="1216" w:author="Lichen Wu" w:date="2022-04-18T18:19:00Z"/>
                <w:b/>
                <w:bCs/>
                <w:lang w:eastAsia="zh-CN"/>
              </w:rPr>
            </w:pPr>
            <w:ins w:id="1217" w:author="Lichen Wu" w:date="2022-04-18T18:19:00Z">
              <w:r>
                <w:rPr>
                  <w:b/>
                  <w:bCs/>
                  <w:lang w:eastAsia="zh-CN"/>
                </w:rPr>
                <w:t>MAPE (%)</w:t>
              </w:r>
            </w:ins>
          </w:p>
        </w:tc>
      </w:tr>
      <w:tr w:rsidR="00723460" w:rsidRPr="005F7DE3" w14:paraId="7CA282A6" w14:textId="5DD0C006" w:rsidTr="00B277DB">
        <w:trPr>
          <w:jc w:val="center"/>
        </w:trPr>
        <w:tc>
          <w:tcPr>
            <w:tcW w:w="1614" w:type="dxa"/>
            <w:tcBorders>
              <w:top w:val="single" w:sz="4" w:space="0" w:color="auto"/>
            </w:tcBorders>
            <w:vAlign w:val="center"/>
          </w:tcPr>
          <w:p w14:paraId="4AC9F9C5" w14:textId="77777777" w:rsidR="00723460" w:rsidRPr="005F7DE3" w:rsidRDefault="00723460" w:rsidP="00BA158B">
            <w:pPr>
              <w:jc w:val="center"/>
              <w:rPr>
                <w:lang w:eastAsia="zh-CN"/>
              </w:rPr>
            </w:pPr>
            <w:r w:rsidRPr="005F7DE3">
              <w:rPr>
                <w:lang w:eastAsia="zh-CN"/>
              </w:rPr>
              <w:t>Model 1</w:t>
            </w:r>
          </w:p>
        </w:tc>
        <w:tc>
          <w:tcPr>
            <w:tcW w:w="1640" w:type="dxa"/>
            <w:tcBorders>
              <w:top w:val="single" w:sz="4" w:space="0" w:color="auto"/>
            </w:tcBorders>
            <w:vAlign w:val="center"/>
          </w:tcPr>
          <w:p w14:paraId="417FC5CB" w14:textId="5BAF7B20" w:rsidR="00723460" w:rsidRPr="005F7DE3" w:rsidRDefault="00723460" w:rsidP="00BA158B">
            <w:pPr>
              <w:jc w:val="center"/>
              <w:rPr>
                <w:lang w:eastAsia="zh-CN"/>
              </w:rPr>
            </w:pPr>
            <w:r w:rsidRPr="005F7DE3">
              <w:rPr>
                <w:lang w:eastAsia="zh-CN"/>
              </w:rPr>
              <w:t>1</w:t>
            </w:r>
            <w:ins w:id="1218" w:author="Lichen Wu" w:date="2022-04-17T20:39:00Z">
              <w:r>
                <w:rPr>
                  <w:lang w:eastAsia="zh-CN"/>
                </w:rPr>
                <w:t>34.51</w:t>
              </w:r>
            </w:ins>
            <w:del w:id="1219" w:author="Lichen Wu" w:date="2022-04-17T20:35:00Z">
              <w:r w:rsidRPr="005F7DE3" w:rsidDel="00BF671D">
                <w:rPr>
                  <w:lang w:eastAsia="zh-CN"/>
                </w:rPr>
                <w:delText>5</w:delText>
              </w:r>
            </w:del>
            <w:del w:id="1220" w:author="Lichen Wu" w:date="2022-04-17T20:39:00Z">
              <w:r w:rsidRPr="005F7DE3" w:rsidDel="00BF671D">
                <w:rPr>
                  <w:lang w:eastAsia="zh-CN"/>
                </w:rPr>
                <w:delText>6.</w:delText>
              </w:r>
            </w:del>
            <w:del w:id="1221" w:author="Lichen Wu" w:date="2022-04-17T20:35:00Z">
              <w:r w:rsidRPr="005F7DE3" w:rsidDel="00BF671D">
                <w:rPr>
                  <w:lang w:eastAsia="zh-CN"/>
                </w:rPr>
                <w:delText>96</w:delText>
              </w:r>
            </w:del>
          </w:p>
        </w:tc>
        <w:tc>
          <w:tcPr>
            <w:tcW w:w="1675" w:type="dxa"/>
            <w:tcBorders>
              <w:top w:val="single" w:sz="4" w:space="0" w:color="auto"/>
            </w:tcBorders>
            <w:vAlign w:val="center"/>
          </w:tcPr>
          <w:p w14:paraId="5DD3E4AC" w14:textId="18F0F648" w:rsidR="00723460" w:rsidRPr="005F7DE3" w:rsidRDefault="00723460" w:rsidP="00BA158B">
            <w:pPr>
              <w:jc w:val="center"/>
              <w:rPr>
                <w:lang w:eastAsia="zh-CN"/>
              </w:rPr>
            </w:pPr>
            <w:ins w:id="1222" w:author="Lichen Wu" w:date="2022-04-17T20:39:00Z">
              <w:r>
                <w:rPr>
                  <w:lang w:eastAsia="zh-CN"/>
                </w:rPr>
                <w:t>110.95</w:t>
              </w:r>
            </w:ins>
            <w:del w:id="1223" w:author="Lichen Wu" w:date="2022-04-17T20:35:00Z">
              <w:r w:rsidRPr="005F7DE3" w:rsidDel="00BF671D">
                <w:rPr>
                  <w:lang w:eastAsia="zh-CN"/>
                </w:rPr>
                <w:delText>117</w:delText>
              </w:r>
            </w:del>
            <w:del w:id="1224" w:author="Lichen Wu" w:date="2022-04-17T20:39:00Z">
              <w:r w:rsidRPr="005F7DE3" w:rsidDel="00BF671D">
                <w:rPr>
                  <w:lang w:eastAsia="zh-CN"/>
                </w:rPr>
                <w:delText>.52</w:delText>
              </w:r>
            </w:del>
          </w:p>
        </w:tc>
        <w:tc>
          <w:tcPr>
            <w:tcW w:w="1577" w:type="dxa"/>
            <w:tcBorders>
              <w:top w:val="single" w:sz="4" w:space="0" w:color="auto"/>
            </w:tcBorders>
            <w:vAlign w:val="center"/>
          </w:tcPr>
          <w:p w14:paraId="24F871DA" w14:textId="09F94BD5" w:rsidR="00723460" w:rsidRPr="005F7DE3" w:rsidRDefault="00723460" w:rsidP="00BA158B">
            <w:pPr>
              <w:jc w:val="center"/>
              <w:rPr>
                <w:lang w:eastAsia="zh-CN"/>
              </w:rPr>
            </w:pPr>
            <w:ins w:id="1225" w:author="Lichen Wu" w:date="2022-04-17T20:39:00Z">
              <w:r>
                <w:rPr>
                  <w:lang w:eastAsia="zh-CN"/>
                </w:rPr>
                <w:t>42</w:t>
              </w:r>
            </w:ins>
            <w:ins w:id="1226" w:author="Lichen Wu" w:date="2022-04-17T20:35:00Z">
              <w:r>
                <w:rPr>
                  <w:lang w:eastAsia="zh-CN"/>
                </w:rPr>
                <w:t>.</w:t>
              </w:r>
            </w:ins>
            <w:ins w:id="1227" w:author="Lichen Wu" w:date="2022-04-17T20:40:00Z">
              <w:r>
                <w:rPr>
                  <w:lang w:eastAsia="zh-CN"/>
                </w:rPr>
                <w:t>41</w:t>
              </w:r>
            </w:ins>
            <w:del w:id="1228" w:author="Lichen Wu" w:date="2022-04-17T20:35:00Z">
              <w:r w:rsidRPr="005F7DE3" w:rsidDel="00BF671D">
                <w:rPr>
                  <w:lang w:eastAsia="zh-CN"/>
                </w:rPr>
                <w:delText>5.76</w:delText>
              </w:r>
            </w:del>
          </w:p>
        </w:tc>
        <w:tc>
          <w:tcPr>
            <w:tcW w:w="1577" w:type="dxa"/>
            <w:tcBorders>
              <w:top w:val="single" w:sz="4" w:space="0" w:color="auto"/>
            </w:tcBorders>
          </w:tcPr>
          <w:p w14:paraId="2C638052" w14:textId="2107670F" w:rsidR="00723460" w:rsidRDefault="00723460" w:rsidP="00BA158B">
            <w:pPr>
              <w:jc w:val="center"/>
              <w:rPr>
                <w:ins w:id="1229" w:author="Lichen Wu" w:date="2022-04-18T18:19:00Z"/>
                <w:lang w:eastAsia="zh-CN"/>
              </w:rPr>
            </w:pPr>
            <w:ins w:id="1230" w:author="Lichen Wu" w:date="2022-04-18T18:19:00Z">
              <w:r>
                <w:rPr>
                  <w:lang w:eastAsia="zh-CN"/>
                </w:rPr>
                <w:t>429.55</w:t>
              </w:r>
            </w:ins>
          </w:p>
        </w:tc>
      </w:tr>
      <w:tr w:rsidR="00723460" w:rsidRPr="005F7DE3" w14:paraId="190975F0" w14:textId="003E90FA" w:rsidTr="00B277DB">
        <w:trPr>
          <w:jc w:val="center"/>
        </w:trPr>
        <w:tc>
          <w:tcPr>
            <w:tcW w:w="1614" w:type="dxa"/>
            <w:vAlign w:val="center"/>
          </w:tcPr>
          <w:p w14:paraId="017B0289" w14:textId="77777777" w:rsidR="00723460" w:rsidRPr="005F7DE3" w:rsidRDefault="00723460" w:rsidP="00C87DE6">
            <w:pPr>
              <w:jc w:val="center"/>
              <w:rPr>
                <w:lang w:eastAsia="zh-CN"/>
              </w:rPr>
            </w:pPr>
            <w:r w:rsidRPr="005F7DE3">
              <w:rPr>
                <w:lang w:eastAsia="zh-CN"/>
              </w:rPr>
              <w:t>Model 2</w:t>
            </w:r>
          </w:p>
        </w:tc>
        <w:tc>
          <w:tcPr>
            <w:tcW w:w="1640" w:type="dxa"/>
            <w:vAlign w:val="center"/>
          </w:tcPr>
          <w:p w14:paraId="671CE85B" w14:textId="3618C6EF" w:rsidR="00723460" w:rsidRPr="00707CF9" w:rsidRDefault="00723460" w:rsidP="00C87DE6">
            <w:pPr>
              <w:jc w:val="center"/>
              <w:rPr>
                <w:b/>
                <w:bCs/>
                <w:lang w:eastAsia="zh-CN"/>
              </w:rPr>
            </w:pPr>
            <w:ins w:id="1231" w:author="Lichen Wu" w:date="2022-04-17T21:14:00Z">
              <w:r w:rsidRPr="00052718">
                <w:rPr>
                  <w:lang w:eastAsia="zh-CN"/>
                </w:rPr>
                <w:t>16.89</w:t>
              </w:r>
            </w:ins>
            <w:del w:id="1232" w:author="Lichen Wu" w:date="2022-04-17T19:49:00Z">
              <w:r w:rsidRPr="00707CF9" w:rsidDel="00506E81">
                <w:rPr>
                  <w:b/>
                  <w:bCs/>
                  <w:lang w:eastAsia="zh-CN"/>
                </w:rPr>
                <w:delText>16.15</w:delText>
              </w:r>
            </w:del>
          </w:p>
        </w:tc>
        <w:tc>
          <w:tcPr>
            <w:tcW w:w="1675" w:type="dxa"/>
            <w:vAlign w:val="center"/>
          </w:tcPr>
          <w:p w14:paraId="5B0AD9CD" w14:textId="303BFFC1" w:rsidR="00723460" w:rsidRPr="00707CF9" w:rsidRDefault="00723460" w:rsidP="00C87DE6">
            <w:pPr>
              <w:jc w:val="center"/>
              <w:rPr>
                <w:b/>
                <w:bCs/>
                <w:lang w:eastAsia="zh-CN"/>
              </w:rPr>
            </w:pPr>
            <w:ins w:id="1233" w:author="Lichen Wu" w:date="2022-04-17T21:14:00Z">
              <w:r w:rsidRPr="00052718">
                <w:rPr>
                  <w:lang w:eastAsia="zh-CN"/>
                </w:rPr>
                <w:t>17.80</w:t>
              </w:r>
            </w:ins>
            <w:del w:id="1234" w:author="Lichen Wu" w:date="2022-04-17T19:49:00Z">
              <w:r w:rsidRPr="00707CF9" w:rsidDel="00506E81">
                <w:rPr>
                  <w:b/>
                  <w:bCs/>
                  <w:lang w:eastAsia="zh-CN"/>
                </w:rPr>
                <w:delText>21.31</w:delText>
              </w:r>
            </w:del>
          </w:p>
        </w:tc>
        <w:tc>
          <w:tcPr>
            <w:tcW w:w="1577" w:type="dxa"/>
            <w:vAlign w:val="center"/>
          </w:tcPr>
          <w:p w14:paraId="4A52849C" w14:textId="15314A63" w:rsidR="00723460" w:rsidRPr="00707CF9" w:rsidRDefault="00723460" w:rsidP="00C87DE6">
            <w:pPr>
              <w:jc w:val="center"/>
              <w:rPr>
                <w:b/>
                <w:bCs/>
                <w:lang w:eastAsia="zh-CN"/>
              </w:rPr>
            </w:pPr>
            <w:ins w:id="1235" w:author="Lichen Wu" w:date="2022-04-17T21:14:00Z">
              <w:r w:rsidRPr="00052718">
                <w:rPr>
                  <w:lang w:eastAsia="zh-CN"/>
                </w:rPr>
                <w:t>6.89</w:t>
              </w:r>
            </w:ins>
            <w:del w:id="1236" w:author="Lichen Wu" w:date="2022-04-17T19:49:00Z">
              <w:r w:rsidRPr="00707CF9" w:rsidDel="00506E81">
                <w:rPr>
                  <w:b/>
                  <w:bCs/>
                  <w:lang w:eastAsia="zh-CN"/>
                </w:rPr>
                <w:delText>0.84</w:delText>
              </w:r>
            </w:del>
          </w:p>
        </w:tc>
        <w:tc>
          <w:tcPr>
            <w:tcW w:w="1577" w:type="dxa"/>
          </w:tcPr>
          <w:p w14:paraId="7B4C695C" w14:textId="7C9C9DF9" w:rsidR="00723460" w:rsidRPr="00723460" w:rsidRDefault="00723460" w:rsidP="00C87DE6">
            <w:pPr>
              <w:jc w:val="center"/>
              <w:rPr>
                <w:ins w:id="1237" w:author="Lichen Wu" w:date="2022-04-18T18:19:00Z"/>
                <w:b/>
                <w:bCs/>
                <w:lang w:eastAsia="zh-CN"/>
                <w:rPrChange w:id="1238" w:author="Lichen Wu" w:date="2022-04-18T18:20:00Z">
                  <w:rPr>
                    <w:ins w:id="1239" w:author="Lichen Wu" w:date="2022-04-18T18:19:00Z"/>
                    <w:lang w:eastAsia="zh-CN"/>
                  </w:rPr>
                </w:rPrChange>
              </w:rPr>
            </w:pPr>
            <w:ins w:id="1240" w:author="Lichen Wu" w:date="2022-04-18T18:19:00Z">
              <w:r w:rsidRPr="00723460">
                <w:rPr>
                  <w:b/>
                  <w:bCs/>
                  <w:lang w:eastAsia="zh-CN"/>
                  <w:rPrChange w:id="1241" w:author="Lichen Wu" w:date="2022-04-18T18:20:00Z">
                    <w:rPr>
                      <w:lang w:eastAsia="zh-CN"/>
                    </w:rPr>
                  </w:rPrChange>
                </w:rPr>
                <w:t>66.28</w:t>
              </w:r>
            </w:ins>
          </w:p>
        </w:tc>
      </w:tr>
      <w:tr w:rsidR="00723460" w:rsidRPr="005F7DE3" w14:paraId="03BC38B1" w14:textId="3D72E483" w:rsidTr="00B277DB">
        <w:trPr>
          <w:jc w:val="center"/>
        </w:trPr>
        <w:tc>
          <w:tcPr>
            <w:tcW w:w="1614" w:type="dxa"/>
            <w:tcBorders>
              <w:bottom w:val="single" w:sz="4" w:space="0" w:color="auto"/>
            </w:tcBorders>
            <w:vAlign w:val="center"/>
          </w:tcPr>
          <w:p w14:paraId="1AFE3F72" w14:textId="77777777" w:rsidR="00723460" w:rsidRPr="005F7DE3" w:rsidRDefault="00723460" w:rsidP="00C87DE6">
            <w:pPr>
              <w:jc w:val="center"/>
              <w:rPr>
                <w:lang w:eastAsia="zh-CN"/>
              </w:rPr>
            </w:pPr>
            <w:r w:rsidRPr="005F7DE3">
              <w:rPr>
                <w:lang w:eastAsia="zh-CN"/>
              </w:rPr>
              <w:t>Model 3</w:t>
            </w:r>
          </w:p>
        </w:tc>
        <w:tc>
          <w:tcPr>
            <w:tcW w:w="1640" w:type="dxa"/>
            <w:tcBorders>
              <w:bottom w:val="single" w:sz="4" w:space="0" w:color="auto"/>
            </w:tcBorders>
            <w:vAlign w:val="center"/>
          </w:tcPr>
          <w:p w14:paraId="26D4C84A" w14:textId="6C7A0117" w:rsidR="00723460" w:rsidRPr="00707CF9" w:rsidRDefault="00723460" w:rsidP="00C87DE6">
            <w:pPr>
              <w:jc w:val="center"/>
              <w:rPr>
                <w:lang w:eastAsia="zh-CN"/>
              </w:rPr>
            </w:pPr>
            <w:ins w:id="1242" w:author="Lichen Wu" w:date="2022-04-17T21:15:00Z">
              <w:r w:rsidRPr="00052718">
                <w:rPr>
                  <w:b/>
                  <w:bCs/>
                  <w:lang w:eastAsia="zh-CN"/>
                </w:rPr>
                <w:t>13.56</w:t>
              </w:r>
            </w:ins>
            <w:del w:id="1243" w:author="Lichen Wu" w:date="2022-04-17T19:46:00Z">
              <w:r w:rsidRPr="00707CF9" w:rsidDel="00EF1094">
                <w:rPr>
                  <w:lang w:eastAsia="zh-CN"/>
                </w:rPr>
                <w:delText>27.60</w:delText>
              </w:r>
            </w:del>
          </w:p>
        </w:tc>
        <w:tc>
          <w:tcPr>
            <w:tcW w:w="1675" w:type="dxa"/>
            <w:tcBorders>
              <w:bottom w:val="single" w:sz="4" w:space="0" w:color="auto"/>
            </w:tcBorders>
            <w:vAlign w:val="center"/>
          </w:tcPr>
          <w:p w14:paraId="4C148A7C" w14:textId="5B7056A6" w:rsidR="00723460" w:rsidRPr="00707CF9" w:rsidRDefault="00723460" w:rsidP="00C87DE6">
            <w:pPr>
              <w:jc w:val="center"/>
              <w:rPr>
                <w:lang w:eastAsia="zh-CN"/>
              </w:rPr>
            </w:pPr>
            <w:ins w:id="1244" w:author="Lichen Wu" w:date="2022-04-17T21:15:00Z">
              <w:r w:rsidRPr="00052718">
                <w:rPr>
                  <w:b/>
                  <w:bCs/>
                  <w:lang w:eastAsia="zh-CN"/>
                </w:rPr>
                <w:t>15.59</w:t>
              </w:r>
            </w:ins>
            <w:del w:id="1245" w:author="Lichen Wu" w:date="2022-04-17T20:46:00Z">
              <w:r w:rsidRPr="00707CF9" w:rsidDel="00824FA8">
                <w:rPr>
                  <w:lang w:eastAsia="zh-CN"/>
                </w:rPr>
                <w:delText>3</w:delText>
              </w:r>
            </w:del>
            <w:del w:id="1246" w:author="Lichen Wu" w:date="2022-04-17T19:47:00Z">
              <w:r w:rsidRPr="00707CF9" w:rsidDel="00EF1094">
                <w:rPr>
                  <w:lang w:eastAsia="zh-CN"/>
                </w:rPr>
                <w:delText>1.37</w:delText>
              </w:r>
            </w:del>
          </w:p>
        </w:tc>
        <w:tc>
          <w:tcPr>
            <w:tcW w:w="1577" w:type="dxa"/>
            <w:tcBorders>
              <w:bottom w:val="single" w:sz="4" w:space="0" w:color="auto"/>
            </w:tcBorders>
            <w:vAlign w:val="center"/>
          </w:tcPr>
          <w:p w14:paraId="4B119B73" w14:textId="764552E9" w:rsidR="00723460" w:rsidRPr="00707CF9" w:rsidRDefault="00723460" w:rsidP="00C87DE6">
            <w:pPr>
              <w:jc w:val="center"/>
              <w:rPr>
                <w:lang w:eastAsia="zh-CN"/>
              </w:rPr>
            </w:pPr>
            <w:ins w:id="1247" w:author="Lichen Wu" w:date="2022-04-17T21:15:00Z">
              <w:r w:rsidRPr="00052718">
                <w:rPr>
                  <w:b/>
                  <w:bCs/>
                  <w:lang w:eastAsia="zh-CN"/>
                </w:rPr>
                <w:t>5.76</w:t>
              </w:r>
            </w:ins>
            <w:del w:id="1248" w:author="Lichen Wu" w:date="2022-04-17T20:46:00Z">
              <w:r w:rsidRPr="00707CF9" w:rsidDel="00824FA8">
                <w:rPr>
                  <w:lang w:eastAsia="zh-CN"/>
                </w:rPr>
                <w:delText>1</w:delText>
              </w:r>
            </w:del>
            <w:del w:id="1249" w:author="Lichen Wu" w:date="2022-04-17T19:47:00Z">
              <w:r w:rsidRPr="00707CF9" w:rsidDel="00EF1094">
                <w:rPr>
                  <w:lang w:eastAsia="zh-CN"/>
                </w:rPr>
                <w:delText>.28</w:delText>
              </w:r>
            </w:del>
          </w:p>
        </w:tc>
        <w:tc>
          <w:tcPr>
            <w:tcW w:w="1577" w:type="dxa"/>
            <w:tcBorders>
              <w:bottom w:val="single" w:sz="4" w:space="0" w:color="auto"/>
            </w:tcBorders>
          </w:tcPr>
          <w:p w14:paraId="7BB541A4" w14:textId="06499BE5" w:rsidR="00723460" w:rsidRPr="00723460" w:rsidRDefault="00723460" w:rsidP="00C87DE6">
            <w:pPr>
              <w:jc w:val="center"/>
              <w:rPr>
                <w:ins w:id="1250" w:author="Lichen Wu" w:date="2022-04-18T18:19:00Z"/>
                <w:lang w:eastAsia="zh-CN"/>
                <w:rPrChange w:id="1251" w:author="Lichen Wu" w:date="2022-04-18T18:19:00Z">
                  <w:rPr>
                    <w:ins w:id="1252" w:author="Lichen Wu" w:date="2022-04-18T18:19:00Z"/>
                    <w:b/>
                    <w:bCs/>
                    <w:lang w:eastAsia="zh-CN"/>
                  </w:rPr>
                </w:rPrChange>
              </w:rPr>
            </w:pPr>
            <w:ins w:id="1253" w:author="Lichen Wu" w:date="2022-04-18T18:19:00Z">
              <w:r w:rsidRPr="00723460">
                <w:rPr>
                  <w:lang w:eastAsia="zh-CN"/>
                  <w:rPrChange w:id="1254" w:author="Lichen Wu" w:date="2022-04-18T18:19:00Z">
                    <w:rPr>
                      <w:b/>
                      <w:bCs/>
                      <w:lang w:eastAsia="zh-CN"/>
                    </w:rPr>
                  </w:rPrChange>
                </w:rPr>
                <w:t>108.53</w:t>
              </w:r>
            </w:ins>
          </w:p>
        </w:tc>
      </w:tr>
      <w:bookmarkEnd w:id="1215"/>
    </w:tbl>
    <w:p w14:paraId="353E8CDE" w14:textId="04FF574C" w:rsidR="00BB31D6" w:rsidRPr="005F7DE3" w:rsidRDefault="00BB31D6" w:rsidP="00BB31D6"/>
    <w:p w14:paraId="52C4B1EF" w14:textId="043A1117" w:rsidR="00F44120" w:rsidRPr="005F7DE3" w:rsidRDefault="00F44120" w:rsidP="00EB07BC">
      <w:pPr>
        <w:pStyle w:val="Heading2"/>
      </w:pPr>
      <w:r w:rsidRPr="005F7DE3">
        <w:t>3.2 GGMR Model Development</w:t>
      </w:r>
    </w:p>
    <w:p w14:paraId="42AE590D" w14:textId="4243367E" w:rsidR="00F44120" w:rsidRPr="005F7DE3" w:rsidRDefault="00424D50">
      <w:pPr>
        <w:rPr>
          <w:rFonts w:eastAsiaTheme="minorEastAsia"/>
        </w:rPr>
      </w:pPr>
      <w:r w:rsidRPr="005F7DE3">
        <w:t xml:space="preserve">This subsection primarily discusses </w:t>
      </w:r>
      <w:del w:id="1255" w:author="Lichen Wu" w:date="2022-04-17T17:03:00Z">
        <w:r w:rsidRPr="005F7DE3" w:rsidDel="001C381E">
          <w:delText xml:space="preserve">how </w:delText>
        </w:r>
      </w:del>
      <w:ins w:id="1256" w:author="Lichen Wu" w:date="2022-04-17T17:03:00Z">
        <w:r w:rsidR="001C381E">
          <w:t>the determination of</w:t>
        </w:r>
        <w:r w:rsidR="001C381E" w:rsidRPr="005F7DE3">
          <w:t xml:space="preserve"> </w:t>
        </w:r>
      </w:ins>
      <w:del w:id="1257" w:author="Braun, James E" w:date="2022-04-16T15:03:00Z">
        <w:r w:rsidRPr="005F7DE3" w:rsidDel="00FD5ECC">
          <w:delText xml:space="preserve">to determine </w:delText>
        </w:r>
      </w:del>
      <w:r w:rsidRPr="005F7DE3">
        <w:t>the input variables</w:t>
      </w:r>
      <w:del w:id="1258" w:author="Lichen Wu" w:date="2022-04-17T17:03:00Z">
        <w:r w:rsidRPr="005F7DE3" w:rsidDel="001C381E">
          <w:delText xml:space="preserve"> </w:delText>
        </w:r>
      </w:del>
      <w:ins w:id="1259" w:author="Braun, James E" w:date="2022-04-16T15:03:00Z">
        <w:del w:id="1260" w:author="Lichen Wu" w:date="2022-04-17T17:03:00Z">
          <w:r w:rsidR="00FD5ECC" w:rsidDel="001C381E">
            <w:delText>were determined</w:delText>
          </w:r>
        </w:del>
        <w:r w:rsidR="00FD5ECC">
          <w:t xml:space="preserve"> </w:t>
        </w:r>
      </w:ins>
      <w:r w:rsidRPr="005F7DE3">
        <w:t xml:space="preserve">for the GGMR model. </w:t>
      </w:r>
      <w:r w:rsidR="00B23785">
        <w:t>C</w:t>
      </w:r>
      <w:r w:rsidRPr="005F7DE3">
        <w:t>orrelation coefficients R were used to</w:t>
      </w:r>
      <w:ins w:id="1261" w:author="Lichen Wu" w:date="2022-04-17T17:02:00Z">
        <w:r w:rsidR="001C381E">
          <w:t xml:space="preserve"> as an initial guess input variables.</w:t>
        </w:r>
      </w:ins>
      <w:del w:id="1262" w:author="Lichen Wu" w:date="2022-04-17T17:02:00Z">
        <w:r w:rsidRPr="005F7DE3" w:rsidDel="001C381E">
          <w:delText xml:space="preserve"> determine the strength and direction of the linear relationship between inputs and model outputs.</w:delText>
        </w:r>
      </w:del>
      <w:r w:rsidRPr="005F7DE3">
        <w:t xml:space="preserve"> We experimented with various input combinations for the GGMR model</w:t>
      </w:r>
      <w:del w:id="1263" w:author="Braun, James E" w:date="2022-04-16T15:04:00Z">
        <w:r w:rsidRPr="005F7DE3" w:rsidDel="00FD5ECC">
          <w:delText>, as its</w:delText>
        </w:r>
      </w:del>
      <w:ins w:id="1264" w:author="Braun, James E" w:date="2022-04-16T15:08:00Z">
        <w:r w:rsidR="00FD5ECC">
          <w:t xml:space="preserve">. </w:t>
        </w:r>
        <w:r w:rsidR="00FD5ECC" w:rsidRPr="005F7DE3">
          <w:t xml:space="preserve">Table </w:t>
        </w:r>
        <w:r w:rsidR="00FD5ECC">
          <w:fldChar w:fldCharType="begin"/>
        </w:r>
        <w:r w:rsidR="00FD5ECC">
          <w:instrText xml:space="preserve"> REF ggmr_tb_corr \h </w:instrText>
        </w:r>
      </w:ins>
      <w:ins w:id="1265" w:author="Braun, James E" w:date="2022-04-16T15:08:00Z">
        <w:r w:rsidR="00FD5ECC">
          <w:fldChar w:fldCharType="separate"/>
        </w:r>
      </w:ins>
      <w:ins w:id="1266" w:author="Lichen Wu" w:date="2022-04-18T18:52:00Z">
        <w:r w:rsidR="009A60BB">
          <w:rPr>
            <w:b/>
            <w:bCs/>
            <w:noProof/>
          </w:rPr>
          <w:t>3</w:t>
        </w:r>
      </w:ins>
      <w:ins w:id="1267" w:author="Braun, James E" w:date="2022-04-16T15:08:00Z">
        <w:r w:rsidR="00FD5ECC">
          <w:fldChar w:fldCharType="end"/>
        </w:r>
        <w:r w:rsidR="00FD5ECC">
          <w:t xml:space="preserve"> shows example correlation coefficients for one of the cases considered, whereas </w:t>
        </w:r>
      </w:ins>
      <w:ins w:id="1268" w:author="Braun, James E" w:date="2022-04-16T15:09:00Z">
        <w:r w:rsidR="0031508F">
          <w:t>t</w:t>
        </w:r>
      </w:ins>
      <w:del w:id="1269" w:author="Braun, James E" w:date="2022-04-16T15:08:00Z">
        <w:r w:rsidRPr="005F7DE3" w:rsidDel="00FD5ECC">
          <w:delText xml:space="preserve"> subset </w:delText>
        </w:r>
        <w:r w:rsidR="00DD20DD" w:rsidRPr="005F7DE3" w:rsidDel="00FD5ECC">
          <w:delText>presented</w:delText>
        </w:r>
        <w:r w:rsidRPr="005F7DE3" w:rsidDel="00FD5ECC">
          <w:delText xml:space="preserve"> in Table </w:delText>
        </w:r>
        <w:r w:rsidR="009E3FB2" w:rsidDel="00FD5ECC">
          <w:fldChar w:fldCharType="begin"/>
        </w:r>
        <w:r w:rsidR="009E3FB2" w:rsidDel="00FD5ECC">
          <w:delInstrText xml:space="preserve"> REF ggmr_tb_corr \h </w:delInstrText>
        </w:r>
        <w:r w:rsidR="009E3FB2" w:rsidDel="00FD5ECC">
          <w:fldChar w:fldCharType="separate"/>
        </w:r>
        <w:r w:rsidR="00543C7D" w:rsidDel="00FD5ECC">
          <w:rPr>
            <w:b/>
            <w:bCs/>
            <w:noProof/>
          </w:rPr>
          <w:delText>3</w:delText>
        </w:r>
        <w:r w:rsidR="009E3FB2" w:rsidDel="00FD5ECC">
          <w:fldChar w:fldCharType="end"/>
        </w:r>
      </w:del>
      <w:ins w:id="1270" w:author="Braun, James E" w:date="2022-04-16T15:05:00Z">
        <w:r w:rsidR="00FD5ECC">
          <w:t>he performance of</w:t>
        </w:r>
      </w:ins>
      <w:ins w:id="1271" w:author="Braun, James E" w:date="2022-04-16T15:25:00Z">
        <w:r w:rsidR="00E40CFA">
          <w:t xml:space="preserve"> the</w:t>
        </w:r>
      </w:ins>
      <w:ins w:id="1272" w:author="Braun, James E" w:date="2022-04-16T15:05:00Z">
        <w:r w:rsidR="00FD5ECC">
          <w:t xml:space="preserve"> GGMR mode</w:t>
        </w:r>
      </w:ins>
      <w:ins w:id="1273" w:author="Braun, James E" w:date="2022-04-16T15:06:00Z">
        <w:r w:rsidR="00FD5ECC">
          <w:t>ls</w:t>
        </w:r>
      </w:ins>
      <w:ins w:id="1274" w:author="Braun, James E" w:date="2022-04-16T15:05:00Z">
        <w:r w:rsidR="00FD5ECC">
          <w:t xml:space="preserve"> with 3 different </w:t>
        </w:r>
      </w:ins>
      <w:ins w:id="1275" w:author="Braun, James E" w:date="2022-04-16T15:09:00Z">
        <w:r w:rsidR="0031508F">
          <w:t xml:space="preserve">sets of </w:t>
        </w:r>
      </w:ins>
      <w:ins w:id="1276" w:author="Braun, James E" w:date="2022-04-16T15:05:00Z">
        <w:r w:rsidR="00FD5ECC">
          <w:t>input</w:t>
        </w:r>
      </w:ins>
      <w:ins w:id="1277" w:author="Braun, James E" w:date="2022-04-16T15:06:00Z">
        <w:r w:rsidR="00FD5ECC">
          <w:t xml:space="preserve">s are shown in </w:t>
        </w:r>
      </w:ins>
      <w:del w:id="1278" w:author="Braun, James E" w:date="2022-04-16T15:05:00Z">
        <w:r w:rsidR="00DD20DD" w:rsidRPr="005F7DE3" w:rsidDel="00FD5ECC">
          <w:delText xml:space="preserve"> </w:delText>
        </w:r>
      </w:del>
      <w:del w:id="1279" w:author="Braun, James E" w:date="2022-04-16T15:06:00Z">
        <w:r w:rsidR="00DD20DD" w:rsidRPr="005F7DE3" w:rsidDel="00FD5ECC">
          <w:delText xml:space="preserve">and </w:delText>
        </w:r>
      </w:del>
      <w:r w:rsidR="00DD20DD" w:rsidRPr="005F7DE3">
        <w:t xml:space="preserve">Table </w:t>
      </w:r>
      <w:r w:rsidR="009E3FB2">
        <w:fldChar w:fldCharType="begin"/>
      </w:r>
      <w:r w:rsidR="009E3FB2">
        <w:instrText xml:space="preserve"> REF ggmr_tb_case \h </w:instrText>
      </w:r>
      <w:r w:rsidR="009E3FB2">
        <w:fldChar w:fldCharType="separate"/>
      </w:r>
      <w:r w:rsidR="009A60BB">
        <w:rPr>
          <w:b/>
          <w:bCs/>
          <w:noProof/>
        </w:rPr>
        <w:t>4</w:t>
      </w:r>
      <w:r w:rsidR="009E3FB2">
        <w:fldChar w:fldCharType="end"/>
      </w:r>
      <w:r w:rsidRPr="005F7DE3">
        <w:t xml:space="preserve">. </w:t>
      </w:r>
      <w:r w:rsidR="000E2CA7" w:rsidRPr="005F7DE3">
        <w:t xml:space="preserve">It is worth noting that larger correlation coefficients do not necessarily mean better </w:t>
      </w:r>
      <w:r w:rsidR="000E2CA7" w:rsidRPr="005F7DE3">
        <w:lastRenderedPageBreak/>
        <w:t xml:space="preserve">prediction. </w:t>
      </w:r>
      <w:r w:rsidR="00DD20DD" w:rsidRPr="005F7DE3">
        <w:t xml:space="preserve">For instance, the correlation coefficient of </w:t>
      </w:r>
      <m:oMath>
        <m:sSub>
          <m:sSubPr>
            <m:ctrlPr>
              <w:rPr>
                <w:rFonts w:ascii="Cambria Math" w:hAnsi="Cambria Math"/>
              </w:rPr>
            </m:ctrlPr>
          </m:sSubPr>
          <m:e>
            <m:r>
              <w:rPr>
                <w:rFonts w:ascii="Cambria Math" w:hAnsi="Cambria Math"/>
              </w:rPr>
              <m:t>Q</m:t>
            </m:r>
          </m:e>
          <m:sub>
            <m:r>
              <w:rPr>
                <w:rFonts w:ascii="Cambria Math" w:hAnsi="Cambria Math"/>
              </w:rPr>
              <m:t xml:space="preserve">solar </m:t>
            </m:r>
          </m:sub>
        </m:sSub>
      </m:oMath>
      <w:del w:id="1280" w:author="Braun, James E" w:date="2022-04-16T15:27:00Z">
        <w:r w:rsidR="00355381" w:rsidRPr="005F7DE3" w:rsidDel="00E40CFA">
          <w:delText>was not more trivial</w:delText>
        </w:r>
      </w:del>
      <w:ins w:id="1281" w:author="Braun, James E" w:date="2022-04-16T15:27:00Z">
        <w:r w:rsidR="00E40CFA">
          <w:t>is more significant</w:t>
        </w:r>
      </w:ins>
      <w:r w:rsidR="00355381" w:rsidRPr="005F7DE3">
        <w:t xml:space="preserve"> than </w:t>
      </w:r>
      <m:oMath>
        <m:sSub>
          <m:sSubPr>
            <m:ctrlPr>
              <w:rPr>
                <w:rFonts w:ascii="Cambria Math" w:hAnsi="Cambria Math"/>
              </w:rPr>
            </m:ctrlPr>
          </m:sSubPr>
          <m:e>
            <m:r>
              <w:rPr>
                <w:rFonts w:ascii="Cambria Math" w:hAnsi="Cambria Math"/>
              </w:rPr>
              <m:t>T</m:t>
            </m:r>
          </m:e>
          <m:sub>
            <m:r>
              <w:rPr>
                <w:rFonts w:ascii="Cambria Math" w:hAnsi="Cambria Math"/>
              </w:rPr>
              <m:t>out</m:t>
            </m:r>
          </m:sub>
        </m:sSub>
      </m:oMath>
      <w:ins w:id="1282" w:author="Braun, James E" w:date="2022-04-16T15:27:00Z">
        <w:r w:rsidR="00E40CFA">
          <w:t xml:space="preserve">, </w:t>
        </w:r>
      </w:ins>
      <w:del w:id="1283" w:author="Braun, James E" w:date="2022-04-16T15:27:00Z">
        <w:r w:rsidR="00355381" w:rsidRPr="005F7DE3" w:rsidDel="00E40CFA">
          <w:delText xml:space="preserve"> </w:delText>
        </w:r>
      </w:del>
      <w:r w:rsidR="00355381" w:rsidRPr="005F7DE3">
        <w:t xml:space="preserve">while the inputs including </w:t>
      </w:r>
      <m:oMath>
        <m:sSub>
          <m:sSubPr>
            <m:ctrlPr>
              <w:rPr>
                <w:rFonts w:ascii="Cambria Math" w:hAnsi="Cambria Math"/>
              </w:rPr>
            </m:ctrlPr>
          </m:sSubPr>
          <m:e>
            <m:r>
              <w:rPr>
                <w:rFonts w:ascii="Cambria Math" w:hAnsi="Cambria Math"/>
              </w:rPr>
              <m:t>Q</m:t>
            </m:r>
          </m:e>
          <m:sub>
            <m:r>
              <w:rPr>
                <w:rFonts w:ascii="Cambria Math" w:hAnsi="Cambria Math"/>
              </w:rPr>
              <m:t xml:space="preserve">solar </m:t>
            </m:r>
          </m:sub>
        </m:sSub>
      </m:oMath>
      <w:r w:rsidR="00355381" w:rsidRPr="005F7DE3">
        <w:t xml:space="preserve">did not provide additional prediction </w:t>
      </w:r>
      <w:del w:id="1284" w:author="Braun, James E" w:date="2022-04-16T15:10:00Z">
        <w:r w:rsidR="00355381" w:rsidRPr="005F7DE3" w:rsidDel="0031508F">
          <w:delText>power</w:delText>
        </w:r>
        <w:r w:rsidR="00B0575F" w:rsidRPr="005F7DE3" w:rsidDel="0031508F">
          <w:delText xml:space="preserve"> </w:delText>
        </w:r>
      </w:del>
      <w:ins w:id="1285" w:author="Braun, James E" w:date="2022-04-16T15:10:00Z">
        <w:r w:rsidR="0031508F">
          <w:t>performance</w:t>
        </w:r>
        <w:r w:rsidR="0031508F" w:rsidRPr="005F7DE3">
          <w:t xml:space="preserve"> </w:t>
        </w:r>
      </w:ins>
      <w:r w:rsidR="00B0575F" w:rsidRPr="005F7DE3">
        <w:t xml:space="preserve">as shown in case 1 and 2 of Table </w:t>
      </w:r>
      <w:r w:rsidR="00B0575F" w:rsidRPr="005F7DE3">
        <w:fldChar w:fldCharType="begin"/>
      </w:r>
      <w:r w:rsidR="00B0575F" w:rsidRPr="005F7DE3">
        <w:instrText xml:space="preserve"> REF ggmr_tb \h </w:instrText>
      </w:r>
      <w:r w:rsidR="005F7DE3">
        <w:instrText xml:space="preserve"> \* MERGEFORMAT </w:instrText>
      </w:r>
      <w:r w:rsidR="00B0575F" w:rsidRPr="005F7DE3">
        <w:fldChar w:fldCharType="separate"/>
      </w:r>
      <w:r w:rsidR="009A60BB">
        <w:rPr>
          <w:b/>
          <w:bCs/>
          <w:noProof/>
        </w:rPr>
        <w:t>4</w:t>
      </w:r>
      <w:r w:rsidR="00B0575F" w:rsidRPr="005F7DE3">
        <w:fldChar w:fldCharType="end"/>
      </w:r>
      <w:r w:rsidR="00355381" w:rsidRPr="005F7DE3">
        <w:t>.</w:t>
      </w:r>
      <w:r w:rsidR="000E2CA7" w:rsidRPr="005F7DE3">
        <w:t xml:space="preserve"> </w:t>
      </w:r>
      <w:r w:rsidR="004303CF" w:rsidRPr="005F7DE3">
        <w:t>Moreover</w:t>
      </w:r>
      <w:r w:rsidR="00FA27FC" w:rsidRPr="005F7DE3">
        <w:t xml:space="preserve">, it was found </w:t>
      </w:r>
      <w:ins w:id="1286" w:author="Braun, James E" w:date="2022-04-16T15:10:00Z">
        <w:r w:rsidR="0031508F">
          <w:t xml:space="preserve">that </w:t>
        </w:r>
      </w:ins>
      <w:del w:id="1287" w:author="Braun, James E" w:date="2022-04-16T15:10:00Z">
        <w:r w:rsidR="00FA27FC" w:rsidRPr="005F7DE3" w:rsidDel="0031508F">
          <w:delText xml:space="preserve">additional </w:delText>
        </w:r>
      </w:del>
      <w:ins w:id="1288" w:author="Braun, James E" w:date="2022-04-16T15:10:00Z">
        <w:r w:rsidR="0031508F">
          <w:t>better</w:t>
        </w:r>
        <w:r w:rsidR="0031508F" w:rsidRPr="005F7DE3">
          <w:t xml:space="preserve"> </w:t>
        </w:r>
      </w:ins>
      <w:r w:rsidR="00FA27FC" w:rsidRPr="005F7DE3">
        <w:t xml:space="preserve">prediction performance </w:t>
      </w:r>
      <w:del w:id="1289" w:author="Braun, James E" w:date="2022-04-16T15:10:00Z">
        <w:r w:rsidR="00FA27FC" w:rsidRPr="005F7DE3" w:rsidDel="0031508F">
          <w:delText xml:space="preserve">can almost be gained for </w:delText>
        </w:r>
        <w:r w:rsidR="000E0228" w:rsidDel="0031508F">
          <w:delText xml:space="preserve">almost </w:delText>
        </w:r>
        <w:r w:rsidR="00FA27FC" w:rsidRPr="005F7DE3" w:rsidDel="0031508F">
          <w:delText>free</w:delText>
        </w:r>
      </w:del>
      <w:ins w:id="1290" w:author="Braun, James E" w:date="2022-04-16T15:10:00Z">
        <w:r w:rsidR="0031508F">
          <w:t>is achieved</w:t>
        </w:r>
      </w:ins>
      <w:r w:rsidR="00FA27FC" w:rsidRPr="005F7DE3">
        <w:t xml:space="preserve"> if we provide flow rate information as </w:t>
      </w:r>
      <w:ins w:id="1291" w:author="Braun, James E" w:date="2022-04-16T15:11:00Z">
        <w:r w:rsidR="0031508F">
          <w:t xml:space="preserve">an </w:t>
        </w:r>
      </w:ins>
      <w:r w:rsidR="00FA27FC" w:rsidRPr="005F7DE3">
        <w:t>additional input</w:t>
      </w:r>
      <w:del w:id="1292" w:author="Braun, James E" w:date="2022-04-16T15:11:00Z">
        <w:r w:rsidR="004303CF" w:rsidRPr="005F7DE3" w:rsidDel="0031508F">
          <w:delText xml:space="preserve"> during the process of model development</w:delText>
        </w:r>
      </w:del>
      <w:r w:rsidR="00FA27FC" w:rsidRPr="005F7DE3">
        <w:t>.</w:t>
      </w:r>
      <w:r w:rsidR="004303CF" w:rsidRPr="005F7DE3">
        <w:t xml:space="preserve"> In comparison to case </w:t>
      </w:r>
      <w:r w:rsidR="004303CF" w:rsidRPr="006C37D5">
        <w:t xml:space="preserve">1, case 3 </w:t>
      </w:r>
      <w:r w:rsidR="006D0498" w:rsidRPr="003E1212">
        <w:t xml:space="preserve">had </w:t>
      </w:r>
      <w:ins w:id="1293" w:author="Braun, James E" w:date="2022-04-16T15:11:00Z">
        <w:r w:rsidR="0031508F" w:rsidRPr="00837C2D">
          <w:t>a</w:t>
        </w:r>
      </w:ins>
      <w:del w:id="1294" w:author="Braun, James E" w:date="2022-04-16T15:11:00Z">
        <w:r w:rsidR="006D0498" w:rsidRPr="00853CB8" w:rsidDel="0031508F">
          <w:delText>additional</w:delText>
        </w:r>
      </w:del>
      <w:r w:rsidR="006D0498" w:rsidRPr="00853CB8">
        <w:t xml:space="preserve"> 3.26%</w:t>
      </w:r>
      <w:r w:rsidR="006D0498" w:rsidRPr="005F7DE3">
        <w:t xml:space="preserve"> lower </w:t>
      </w:r>
      <w:del w:id="1295" w:author="Braun, James E" w:date="2022-04-16T15:11:00Z">
        <w:r w:rsidR="006D0498" w:rsidRPr="005F7DE3" w:rsidDel="0031508F">
          <w:delText xml:space="preserve">of </w:delText>
        </w:r>
      </w:del>
      <w:r w:rsidR="006D0498" w:rsidRPr="005F7DE3">
        <w:t xml:space="preserve">CVRMSE after adding </w:t>
      </w:r>
      <m:oMath>
        <m:r>
          <w:rPr>
            <w:rFonts w:ascii="Cambria Math" w:hAnsi="Cambria Math"/>
          </w:rPr>
          <m:t>Flo</m:t>
        </m:r>
        <m:sSub>
          <m:sSubPr>
            <m:ctrlPr>
              <w:rPr>
                <w:rFonts w:ascii="Cambria Math" w:hAnsi="Cambria Math"/>
                <w:i/>
              </w:rPr>
            </m:ctrlPr>
          </m:sSubPr>
          <m:e>
            <m:r>
              <w:rPr>
                <w:rFonts w:ascii="Cambria Math" w:hAnsi="Cambria Math"/>
              </w:rPr>
              <m:t>w</m:t>
            </m:r>
          </m:e>
          <m:sub>
            <m:r>
              <w:rPr>
                <w:rFonts w:ascii="Cambria Math" w:hAnsi="Cambria Math"/>
              </w:rPr>
              <m:t>Predicted,GGMR</m:t>
            </m:r>
          </m:sub>
        </m:sSub>
      </m:oMath>
      <w:r w:rsidR="006D0498" w:rsidRPr="005F7DE3">
        <w:rPr>
          <w:rFonts w:eastAsiaTheme="minorEastAsia"/>
        </w:rPr>
        <w:t xml:space="preserve"> from another GGMR prediction. In the end, </w:t>
      </w:r>
      <w:ins w:id="1296" w:author="Braun, James E" w:date="2022-04-16T15:11:00Z">
        <w:r w:rsidR="0031508F">
          <w:rPr>
            <w:rFonts w:eastAsiaTheme="minorEastAsia"/>
          </w:rPr>
          <w:t xml:space="preserve">the </w:t>
        </w:r>
      </w:ins>
      <w:r w:rsidR="006D0498" w:rsidRPr="005F7DE3">
        <w:rPr>
          <w:rFonts w:eastAsiaTheme="minorEastAsia"/>
        </w:rPr>
        <w:t>case 3 inputs</w:t>
      </w:r>
      <w:del w:id="1297" w:author="Braun, James E" w:date="2022-04-16T15:11:00Z">
        <w:r w:rsidR="006D0498" w:rsidRPr="005F7DE3" w:rsidDel="0031508F">
          <w:rPr>
            <w:rFonts w:eastAsiaTheme="minorEastAsia"/>
          </w:rPr>
          <w:delText>,</w:delText>
        </w:r>
        <w:r w:rsidR="00FA27FC" w:rsidRPr="005F7DE3" w:rsidDel="0031508F">
          <w:delText xml:space="preserve"> </w:delText>
        </w:r>
        <w:r w:rsidR="0058225D" w:rsidRPr="005F7DE3" w:rsidDel="0031508F">
          <w:br/>
        </w:r>
      </w:del>
      <m:oMath>
        <m:sSub>
          <m:sSubPr>
            <m:ctrlPr>
              <w:del w:id="1298" w:author="Braun, James E" w:date="2022-04-16T15:11:00Z">
                <w:rPr>
                  <w:rFonts w:ascii="Cambria Math" w:hAnsi="Cambria Math"/>
                </w:rPr>
              </w:del>
            </m:ctrlPr>
          </m:sSubPr>
          <m:e>
            <m:r>
              <w:del w:id="1299" w:author="Braun, James E" w:date="2022-04-16T15:11:00Z">
                <w:rPr>
                  <w:rFonts w:ascii="Cambria Math" w:hAnsi="Cambria Math"/>
                </w:rPr>
                <m:t>T</m:t>
              </w:del>
            </m:r>
          </m:e>
          <m:sub>
            <m:r>
              <w:del w:id="1300" w:author="Braun, James E" w:date="2022-04-16T15:11:00Z">
                <w:rPr>
                  <w:rFonts w:ascii="Cambria Math" w:hAnsi="Cambria Math"/>
                </w:rPr>
                <m:t>out</m:t>
              </w:del>
            </m:r>
          </m:sub>
        </m:sSub>
        <m:r>
          <w:del w:id="1301" w:author="Braun, James E" w:date="2022-04-16T15:11:00Z">
            <m:rPr>
              <m:sty m:val="p"/>
            </m:rPr>
            <w:rPr>
              <w:rFonts w:ascii="Cambria Math" w:hAnsi="Cambria Math"/>
            </w:rPr>
            <m:t>,</m:t>
          </w:del>
        </m:r>
        <m:sSub>
          <m:sSubPr>
            <m:ctrlPr>
              <w:del w:id="1302" w:author="Braun, James E" w:date="2022-04-16T15:11:00Z">
                <w:rPr>
                  <w:rFonts w:ascii="Cambria Math" w:hAnsi="Cambria Math"/>
                </w:rPr>
              </w:del>
            </m:ctrlPr>
          </m:sSubPr>
          <m:e>
            <m:r>
              <w:del w:id="1303" w:author="Braun, James E" w:date="2022-04-16T15:11:00Z">
                <w:rPr>
                  <w:rFonts w:ascii="Cambria Math" w:hAnsi="Cambria Math"/>
                </w:rPr>
                <m:t>T</m:t>
              </w:del>
            </m:r>
          </m:e>
          <m:sub>
            <m:r>
              <w:del w:id="1304" w:author="Braun, James E" w:date="2022-04-16T15:11:00Z">
                <w:rPr>
                  <w:rFonts w:ascii="Cambria Math" w:hAnsi="Cambria Math"/>
                </w:rPr>
                <m:t>slabs</m:t>
              </w:del>
            </m:r>
          </m:sub>
        </m:sSub>
        <m:r>
          <w:del w:id="1305" w:author="Braun, James E" w:date="2022-04-16T15:11:00Z">
            <m:rPr>
              <m:sty m:val="p"/>
            </m:rPr>
            <w:rPr>
              <w:rFonts w:ascii="Cambria Math" w:hAnsi="Cambria Math"/>
            </w:rPr>
            <m:t>,</m:t>
          </w:del>
        </m:r>
        <m:sSub>
          <m:sSubPr>
            <m:ctrlPr>
              <w:del w:id="1306" w:author="Braun, James E" w:date="2022-04-16T15:11:00Z">
                <w:rPr>
                  <w:rFonts w:ascii="Cambria Math" w:hAnsi="Cambria Math"/>
                </w:rPr>
              </w:del>
            </m:ctrlPr>
          </m:sSubPr>
          <m:e>
            <m:r>
              <w:del w:id="1307" w:author="Braun, James E" w:date="2022-04-16T15:11:00Z">
                <w:rPr>
                  <w:rFonts w:ascii="Cambria Math" w:hAnsi="Cambria Math"/>
                </w:rPr>
                <m:t>T</m:t>
              </w:del>
            </m:r>
          </m:e>
          <m:sub>
            <m:r>
              <w:del w:id="1308" w:author="Braun, James E" w:date="2022-04-16T15:11:00Z">
                <w:rPr>
                  <w:rFonts w:ascii="Cambria Math" w:hAnsi="Cambria Math"/>
                </w:rPr>
                <m:t>cav</m:t>
              </w:del>
            </m:r>
          </m:sub>
        </m:sSub>
        <m:r>
          <w:del w:id="1309" w:author="Braun, James E" w:date="2022-04-16T15:11:00Z">
            <m:rPr>
              <m:sty m:val="p"/>
            </m:rPr>
            <w:rPr>
              <w:rFonts w:ascii="Cambria Math" w:hAnsi="Cambria Math"/>
            </w:rPr>
            <m:t>,</m:t>
          </w:del>
        </m:r>
        <m:r>
          <w:del w:id="1310" w:author="Braun, James E" w:date="2022-04-16T15:11:00Z">
            <w:rPr>
              <w:rFonts w:ascii="Cambria Math" w:hAnsi="Cambria Math"/>
            </w:rPr>
            <m:t>Valv</m:t>
          </w:del>
        </m:r>
        <m:sSub>
          <m:sSubPr>
            <m:ctrlPr>
              <w:del w:id="1311" w:author="Braun, James E" w:date="2022-04-16T15:11:00Z">
                <w:rPr>
                  <w:rFonts w:ascii="Cambria Math" w:hAnsi="Cambria Math"/>
                </w:rPr>
              </w:del>
            </m:ctrlPr>
          </m:sSubPr>
          <m:e>
            <m:r>
              <w:del w:id="1312" w:author="Braun, James E" w:date="2022-04-16T15:11:00Z">
                <w:rPr>
                  <w:rFonts w:ascii="Cambria Math" w:hAnsi="Cambria Math"/>
                </w:rPr>
                <m:t>e</m:t>
              </w:del>
            </m:r>
          </m:e>
          <m:sub>
            <m:r>
              <w:del w:id="1313" w:author="Braun, James E" w:date="2022-04-16T15:11:00Z">
                <w:rPr>
                  <w:rFonts w:ascii="Cambria Math" w:hAnsi="Cambria Math"/>
                </w:rPr>
                <m:t>cl</m:t>
              </w:del>
            </m:r>
          </m:sub>
        </m:sSub>
        <m:r>
          <w:del w:id="1314" w:author="Braun, James E" w:date="2022-04-16T15:11:00Z">
            <m:rPr>
              <m:sty m:val="p"/>
            </m:rPr>
            <w:rPr>
              <w:rFonts w:ascii="Cambria Math" w:hAnsi="Cambria Math"/>
            </w:rPr>
            <m:t>,</m:t>
          </w:del>
        </m:r>
        <m:r>
          <w:del w:id="1315" w:author="Braun, James E" w:date="2022-04-16T15:11:00Z">
            <w:rPr>
              <w:rFonts w:ascii="Cambria Math" w:hAnsi="Cambria Math"/>
            </w:rPr>
            <m:t>Valv</m:t>
          </w:del>
        </m:r>
        <m:sSub>
          <m:sSubPr>
            <m:ctrlPr>
              <w:del w:id="1316" w:author="Braun, James E" w:date="2022-04-16T15:11:00Z">
                <w:rPr>
                  <w:rFonts w:ascii="Cambria Math" w:hAnsi="Cambria Math"/>
                </w:rPr>
              </w:del>
            </m:ctrlPr>
          </m:sSubPr>
          <m:e>
            <m:r>
              <w:del w:id="1317" w:author="Braun, James E" w:date="2022-04-16T15:11:00Z">
                <w:rPr>
                  <w:rFonts w:ascii="Cambria Math" w:hAnsi="Cambria Math"/>
                </w:rPr>
                <m:t>e</m:t>
              </w:del>
            </m:r>
          </m:e>
          <m:sub>
            <m:r>
              <w:del w:id="1318" w:author="Braun, James E" w:date="2022-04-16T15:11:00Z">
                <w:rPr>
                  <w:rFonts w:ascii="Cambria Math" w:hAnsi="Cambria Math"/>
                </w:rPr>
                <m:t>ht</m:t>
              </w:del>
            </m:r>
          </m:sub>
        </m:sSub>
        <m:r>
          <w:del w:id="1319" w:author="Braun, James E" w:date="2022-04-16T15:11:00Z">
            <w:rPr>
              <w:rFonts w:ascii="Cambria Math" w:hAnsi="Cambria Math"/>
            </w:rPr>
            <m:t>,Flo</m:t>
          </w:del>
        </m:r>
        <m:sSub>
          <m:sSubPr>
            <m:ctrlPr>
              <w:del w:id="1320" w:author="Braun, James E" w:date="2022-04-16T15:11:00Z">
                <w:rPr>
                  <w:rFonts w:ascii="Cambria Math" w:hAnsi="Cambria Math"/>
                  <w:i/>
                </w:rPr>
              </w:del>
            </m:ctrlPr>
          </m:sSubPr>
          <m:e>
            <m:r>
              <w:del w:id="1321" w:author="Braun, James E" w:date="2022-04-16T15:11:00Z">
                <w:rPr>
                  <w:rFonts w:ascii="Cambria Math" w:hAnsi="Cambria Math"/>
                </w:rPr>
                <m:t>w</m:t>
              </w:del>
            </m:r>
          </m:e>
          <m:sub>
            <m:r>
              <w:del w:id="1322" w:author="Braun, James E" w:date="2022-04-16T15:11:00Z">
                <w:rPr>
                  <w:rFonts w:ascii="Cambria Math" w:hAnsi="Cambria Math"/>
                </w:rPr>
                <m:t>Predicted,GGMR</m:t>
              </w:del>
            </m:r>
          </m:sub>
        </m:sSub>
      </m:oMath>
      <w:del w:id="1323" w:author="Braun, James E" w:date="2022-04-16T15:11:00Z">
        <w:r w:rsidR="0058225D" w:rsidRPr="005F7DE3" w:rsidDel="0031508F">
          <w:delText xml:space="preserve"> </w:delText>
        </w:r>
        <w:r w:rsidRPr="005F7DE3" w:rsidDel="0031508F">
          <w:rPr>
            <w:rFonts w:eastAsiaTheme="minorEastAsia"/>
            <w:lang w:eastAsia="zh-CN"/>
          </w:rPr>
          <w:delText>ha</w:delText>
        </w:r>
        <w:r w:rsidR="006D0498" w:rsidRPr="005F7DE3" w:rsidDel="0031508F">
          <w:rPr>
            <w:rFonts w:eastAsiaTheme="minorEastAsia"/>
            <w:lang w:eastAsia="zh-CN"/>
          </w:rPr>
          <w:delText>ve</w:delText>
        </w:r>
      </w:del>
      <w:ins w:id="1324" w:author="Braun, James E" w:date="2022-04-16T15:11:00Z">
        <w:r w:rsidR="0031508F">
          <w:rPr>
            <w:rFonts w:eastAsiaTheme="minorEastAsia"/>
          </w:rPr>
          <w:t xml:space="preserve"> were</w:t>
        </w:r>
      </w:ins>
      <w:r w:rsidRPr="005F7DE3">
        <w:rPr>
          <w:rFonts w:eastAsiaTheme="minorEastAsia"/>
          <w:lang w:eastAsia="zh-CN"/>
        </w:rPr>
        <w:t xml:space="preserve"> </w:t>
      </w:r>
      <w:del w:id="1325" w:author="Braun, James E" w:date="2022-04-16T15:27:00Z">
        <w:r w:rsidRPr="005F7DE3" w:rsidDel="00E40CFA">
          <w:rPr>
            <w:rFonts w:eastAsiaTheme="minorEastAsia"/>
            <w:lang w:eastAsia="zh-CN"/>
          </w:rPr>
          <w:delText xml:space="preserve">been </w:delText>
        </w:r>
      </w:del>
      <w:r w:rsidRPr="005F7DE3">
        <w:rPr>
          <w:rFonts w:eastAsiaTheme="minorEastAsia"/>
          <w:lang w:eastAsia="zh-CN"/>
        </w:rPr>
        <w:t xml:space="preserve">selected </w:t>
      </w:r>
      <w:r w:rsidR="006D0498" w:rsidRPr="005F7DE3">
        <w:rPr>
          <w:rFonts w:eastAsiaTheme="minorEastAsia"/>
        </w:rPr>
        <w:t>for</w:t>
      </w:r>
      <w:r w:rsidRPr="005F7DE3">
        <w:rPr>
          <w:rFonts w:eastAsiaTheme="minorEastAsia"/>
        </w:rPr>
        <w:t xml:space="preserve"> </w:t>
      </w:r>
      <w:ins w:id="1326" w:author="Braun, James E" w:date="2022-04-16T15:11:00Z">
        <w:r w:rsidR="0031508F">
          <w:rPr>
            <w:rFonts w:eastAsiaTheme="minorEastAsia"/>
          </w:rPr>
          <w:t xml:space="preserve">the </w:t>
        </w:r>
      </w:ins>
      <w:r w:rsidRPr="005F7DE3">
        <w:rPr>
          <w:rFonts w:eastAsiaTheme="minorEastAsia"/>
        </w:rPr>
        <w:t xml:space="preserve">GGMR </w:t>
      </w:r>
      <w:r w:rsidR="00E1503C">
        <w:rPr>
          <w:rFonts w:eastAsiaTheme="minorEastAsia"/>
        </w:rPr>
        <w:t>m</w:t>
      </w:r>
      <w:r w:rsidRPr="005F7DE3">
        <w:rPr>
          <w:rFonts w:eastAsiaTheme="minorEastAsia"/>
        </w:rPr>
        <w:t>ode</w:t>
      </w:r>
      <w:r w:rsidR="006D0498" w:rsidRPr="005F7DE3">
        <w:rPr>
          <w:rFonts w:eastAsiaTheme="minorEastAsia"/>
        </w:rPr>
        <w:t>l</w:t>
      </w:r>
      <w:r w:rsidRPr="005F7DE3">
        <w:rPr>
          <w:rFonts w:eastAsiaTheme="minorEastAsia"/>
        </w:rPr>
        <w:t>.</w:t>
      </w:r>
    </w:p>
    <w:p w14:paraId="683EA7AD" w14:textId="77777777" w:rsidR="009F1AAC" w:rsidRPr="005F7DE3" w:rsidRDefault="009F1AAC"/>
    <w:p w14:paraId="3FC0A2F7" w14:textId="26DC627C" w:rsidR="00855726" w:rsidRPr="005F7DE3" w:rsidRDefault="00855726" w:rsidP="00AC6A1D">
      <w:pPr>
        <w:pStyle w:val="Caption"/>
      </w:pPr>
      <w:r w:rsidRPr="00C4330D">
        <w:rPr>
          <w:b/>
          <w:bCs/>
        </w:rPr>
        <w:t xml:space="preserve">Table </w:t>
      </w:r>
      <w:bookmarkStart w:id="1327" w:name="ggmr_tb_corr"/>
      <w:r w:rsidRPr="00C4330D">
        <w:rPr>
          <w:b/>
          <w:bCs/>
        </w:rPr>
        <w:fldChar w:fldCharType="begin"/>
      </w:r>
      <w:r w:rsidRPr="00C4330D">
        <w:rPr>
          <w:b/>
          <w:bCs/>
        </w:rPr>
        <w:instrText xml:space="preserve"> SEQ Table \* ARABIC </w:instrText>
      </w:r>
      <w:r w:rsidRPr="00C4330D">
        <w:rPr>
          <w:b/>
          <w:bCs/>
        </w:rPr>
        <w:fldChar w:fldCharType="separate"/>
      </w:r>
      <w:r w:rsidR="009A60BB">
        <w:rPr>
          <w:b/>
          <w:bCs/>
          <w:noProof/>
        </w:rPr>
        <w:t>3</w:t>
      </w:r>
      <w:r w:rsidRPr="00C4330D">
        <w:rPr>
          <w:b/>
          <w:bCs/>
        </w:rPr>
        <w:fldChar w:fldCharType="end"/>
      </w:r>
      <w:bookmarkEnd w:id="1327"/>
      <w:r w:rsidRPr="005F7DE3">
        <w:t xml:space="preserve"> Correlation coefficients between </w:t>
      </w:r>
      <w:del w:id="1328" w:author="Braun, James E" w:date="2022-04-16T14:34:00Z">
        <w:r w:rsidRPr="005F7DE3" w:rsidDel="009D19C9">
          <w:delText xml:space="preserve">Radiant </w:delText>
        </w:r>
      </w:del>
      <w:ins w:id="1329" w:author="Braun, James E" w:date="2022-04-16T14:34:00Z">
        <w:r w:rsidR="009D19C9">
          <w:t>r</w:t>
        </w:r>
        <w:r w:rsidR="009D19C9" w:rsidRPr="005F7DE3">
          <w:t xml:space="preserve">adiant </w:t>
        </w:r>
      </w:ins>
      <w:del w:id="1330" w:author="Braun, James E" w:date="2022-04-16T14:34:00Z">
        <w:r w:rsidRPr="005F7DE3" w:rsidDel="009D19C9">
          <w:delText xml:space="preserve">Slab </w:delText>
        </w:r>
      </w:del>
      <w:ins w:id="1331" w:author="Braun, James E" w:date="2022-04-16T14:34:00Z">
        <w:r w:rsidR="009D19C9">
          <w:t>s</w:t>
        </w:r>
        <w:r w:rsidR="009D19C9" w:rsidRPr="005F7DE3">
          <w:t xml:space="preserve">lab </w:t>
        </w:r>
      </w:ins>
      <w:r w:rsidRPr="005F7DE3">
        <w:t>system</w:t>
      </w:r>
      <w:del w:id="1332" w:author="Braun, James E" w:date="2022-04-16T14:34:00Z">
        <w:r w:rsidRPr="005F7DE3" w:rsidDel="009D19C9">
          <w:delText>s</w:delText>
        </w:r>
      </w:del>
      <w:r w:rsidRPr="005F7DE3">
        <w:t xml:space="preserve"> load and input variables</w:t>
      </w:r>
      <w:ins w:id="1333" w:author="Lichen Wu" w:date="2022-04-18T17:09:00Z">
        <w:r w:rsidR="00F963A4">
          <w:t>.</w:t>
        </w:r>
      </w:ins>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9"/>
        <w:gridCol w:w="1260"/>
        <w:gridCol w:w="1241"/>
        <w:gridCol w:w="1290"/>
        <w:gridCol w:w="1294"/>
        <w:gridCol w:w="1264"/>
        <w:gridCol w:w="1772"/>
      </w:tblGrid>
      <w:tr w:rsidR="00AF77D1" w:rsidRPr="005F7DE3" w14:paraId="2ED81C94" w14:textId="77777777" w:rsidTr="00CA45E5">
        <w:tc>
          <w:tcPr>
            <w:tcW w:w="1311" w:type="dxa"/>
            <w:tcBorders>
              <w:bottom w:val="single" w:sz="4" w:space="0" w:color="auto"/>
            </w:tcBorders>
          </w:tcPr>
          <w:p w14:paraId="5215EFA3" w14:textId="043EF317" w:rsidR="00582EE9" w:rsidRPr="00C4330D" w:rsidRDefault="008F54D4" w:rsidP="00F44120">
            <w:pPr>
              <w:rPr>
                <w:b/>
                <w:bCs/>
              </w:rPr>
            </w:pPr>
            <m:oMathPara>
              <m:oMath>
                <m:sSub>
                  <m:sSubPr>
                    <m:ctrlPr>
                      <w:rPr>
                        <w:rFonts w:ascii="Cambria Math" w:hAnsi="Cambria Math"/>
                        <w:b/>
                        <w:bCs/>
                      </w:rPr>
                    </m:ctrlPr>
                  </m:sSubPr>
                  <m:e>
                    <m:r>
                      <m:rPr>
                        <m:sty m:val="bi"/>
                      </m:rPr>
                      <w:rPr>
                        <w:rFonts w:ascii="Cambria Math" w:hAnsi="Cambria Math"/>
                      </w:rPr>
                      <m:t>T</m:t>
                    </m:r>
                  </m:e>
                  <m:sub>
                    <m:r>
                      <m:rPr>
                        <m:sty m:val="bi"/>
                      </m:rPr>
                      <w:rPr>
                        <w:rFonts w:ascii="Cambria Math" w:hAnsi="Cambria Math"/>
                      </w:rPr>
                      <m:t>out</m:t>
                    </m:r>
                  </m:sub>
                </m:sSub>
              </m:oMath>
            </m:oMathPara>
          </w:p>
        </w:tc>
        <w:tc>
          <w:tcPr>
            <w:tcW w:w="1319" w:type="dxa"/>
            <w:tcBorders>
              <w:bottom w:val="single" w:sz="4" w:space="0" w:color="auto"/>
            </w:tcBorders>
          </w:tcPr>
          <w:p w14:paraId="2E972A8A" w14:textId="0172064F" w:rsidR="00582EE9" w:rsidRPr="00C4330D" w:rsidRDefault="008F54D4" w:rsidP="00F44120">
            <w:pPr>
              <w:rPr>
                <w:b/>
                <w:bCs/>
              </w:rPr>
            </w:pPr>
            <m:oMathPara>
              <m:oMath>
                <m:sSub>
                  <m:sSubPr>
                    <m:ctrlPr>
                      <w:rPr>
                        <w:rFonts w:ascii="Cambria Math" w:hAnsi="Cambria Math"/>
                        <w:b/>
                        <w:bCs/>
                      </w:rPr>
                    </m:ctrlPr>
                  </m:sSubPr>
                  <m:e>
                    <m:r>
                      <m:rPr>
                        <m:sty m:val="bi"/>
                      </m:rPr>
                      <w:rPr>
                        <w:rFonts w:ascii="Cambria Math" w:hAnsi="Cambria Math"/>
                      </w:rPr>
                      <m:t>T</m:t>
                    </m:r>
                  </m:e>
                  <m:sub>
                    <m:r>
                      <m:rPr>
                        <m:sty m:val="bi"/>
                      </m:rPr>
                      <w:rPr>
                        <w:rFonts w:ascii="Cambria Math" w:hAnsi="Cambria Math"/>
                      </w:rPr>
                      <m:t>slabs</m:t>
                    </m:r>
                  </m:sub>
                </m:sSub>
              </m:oMath>
            </m:oMathPara>
          </w:p>
        </w:tc>
        <w:tc>
          <w:tcPr>
            <w:tcW w:w="1311" w:type="dxa"/>
            <w:tcBorders>
              <w:bottom w:val="single" w:sz="4" w:space="0" w:color="auto"/>
            </w:tcBorders>
          </w:tcPr>
          <w:p w14:paraId="7847CBC4" w14:textId="39D1BE49" w:rsidR="00582EE9" w:rsidRPr="00C4330D" w:rsidRDefault="008F54D4" w:rsidP="00F44120">
            <w:pPr>
              <w:rPr>
                <w:b/>
                <w:bCs/>
              </w:rPr>
            </w:pPr>
            <m:oMathPara>
              <m:oMath>
                <m:sSub>
                  <m:sSubPr>
                    <m:ctrlPr>
                      <w:rPr>
                        <w:rFonts w:ascii="Cambria Math" w:hAnsi="Cambria Math"/>
                        <w:b/>
                        <w:bCs/>
                      </w:rPr>
                    </m:ctrlPr>
                  </m:sSubPr>
                  <m:e>
                    <m:r>
                      <m:rPr>
                        <m:sty m:val="bi"/>
                      </m:rPr>
                      <w:rPr>
                        <w:rFonts w:ascii="Cambria Math" w:hAnsi="Cambria Math"/>
                      </w:rPr>
                      <m:t>T</m:t>
                    </m:r>
                  </m:e>
                  <m:sub>
                    <m:r>
                      <m:rPr>
                        <m:sty m:val="bi"/>
                      </m:rPr>
                      <w:rPr>
                        <w:rFonts w:ascii="Cambria Math" w:hAnsi="Cambria Math"/>
                      </w:rPr>
                      <m:t>cav</m:t>
                    </m:r>
                  </m:sub>
                </m:sSub>
              </m:oMath>
            </m:oMathPara>
          </w:p>
        </w:tc>
        <w:tc>
          <w:tcPr>
            <w:tcW w:w="1332" w:type="dxa"/>
            <w:tcBorders>
              <w:bottom w:val="single" w:sz="4" w:space="0" w:color="auto"/>
            </w:tcBorders>
          </w:tcPr>
          <w:p w14:paraId="75612406" w14:textId="64CAAB06" w:rsidR="00582EE9" w:rsidRPr="00C4330D" w:rsidRDefault="00CA45E5" w:rsidP="00F44120">
            <w:pPr>
              <w:rPr>
                <w:b/>
                <w:bCs/>
              </w:rPr>
            </w:pPr>
            <m:oMathPara>
              <m:oMath>
                <m:r>
                  <m:rPr>
                    <m:sty m:val="bi"/>
                  </m:rPr>
                  <w:rPr>
                    <w:rFonts w:ascii="Cambria Math" w:hAnsi="Cambria Math"/>
                  </w:rPr>
                  <m:t>Valv</m:t>
                </m:r>
                <m:sSub>
                  <m:sSubPr>
                    <m:ctrlPr>
                      <w:rPr>
                        <w:rFonts w:ascii="Cambria Math" w:hAnsi="Cambria Math"/>
                        <w:b/>
                        <w:bCs/>
                      </w:rPr>
                    </m:ctrlPr>
                  </m:sSubPr>
                  <m:e>
                    <m:r>
                      <m:rPr>
                        <m:sty m:val="bi"/>
                      </m:rPr>
                      <w:rPr>
                        <w:rFonts w:ascii="Cambria Math" w:hAnsi="Cambria Math"/>
                      </w:rPr>
                      <m:t>e</m:t>
                    </m:r>
                  </m:e>
                  <m:sub>
                    <m:r>
                      <m:rPr>
                        <m:sty m:val="bi"/>
                      </m:rPr>
                      <w:rPr>
                        <w:rFonts w:ascii="Cambria Math" w:hAnsi="Cambria Math"/>
                      </w:rPr>
                      <m:t>cl</m:t>
                    </m:r>
                  </m:sub>
                </m:sSub>
              </m:oMath>
            </m:oMathPara>
          </w:p>
        </w:tc>
        <w:tc>
          <w:tcPr>
            <w:tcW w:w="1334" w:type="dxa"/>
            <w:tcBorders>
              <w:bottom w:val="single" w:sz="4" w:space="0" w:color="auto"/>
            </w:tcBorders>
          </w:tcPr>
          <w:p w14:paraId="2AAFE3E8" w14:textId="5ACDA37D" w:rsidR="00582EE9" w:rsidRPr="00C4330D" w:rsidRDefault="00CA45E5" w:rsidP="00F44120">
            <w:pPr>
              <w:rPr>
                <w:b/>
                <w:bCs/>
              </w:rPr>
            </w:pPr>
            <m:oMathPara>
              <m:oMath>
                <m:r>
                  <m:rPr>
                    <m:sty m:val="bi"/>
                  </m:rPr>
                  <w:rPr>
                    <w:rFonts w:ascii="Cambria Math" w:hAnsi="Cambria Math"/>
                  </w:rPr>
                  <m:t>Valv</m:t>
                </m:r>
                <m:sSub>
                  <m:sSubPr>
                    <m:ctrlPr>
                      <w:rPr>
                        <w:rFonts w:ascii="Cambria Math" w:hAnsi="Cambria Math"/>
                        <w:b/>
                        <w:bCs/>
                      </w:rPr>
                    </m:ctrlPr>
                  </m:sSubPr>
                  <m:e>
                    <m:r>
                      <m:rPr>
                        <m:sty m:val="bi"/>
                      </m:rPr>
                      <w:rPr>
                        <w:rFonts w:ascii="Cambria Math" w:hAnsi="Cambria Math"/>
                      </w:rPr>
                      <m:t>e</m:t>
                    </m:r>
                  </m:e>
                  <m:sub>
                    <m:r>
                      <m:rPr>
                        <m:sty m:val="bi"/>
                      </m:rPr>
                      <w:rPr>
                        <w:rFonts w:ascii="Cambria Math" w:hAnsi="Cambria Math"/>
                      </w:rPr>
                      <m:t>ht</m:t>
                    </m:r>
                  </m:sub>
                </m:sSub>
              </m:oMath>
            </m:oMathPara>
          </w:p>
        </w:tc>
        <w:tc>
          <w:tcPr>
            <w:tcW w:w="1321" w:type="dxa"/>
            <w:tcBorders>
              <w:bottom w:val="single" w:sz="4" w:space="0" w:color="auto"/>
            </w:tcBorders>
          </w:tcPr>
          <w:p w14:paraId="38C6FA26" w14:textId="4F37256C" w:rsidR="00582EE9" w:rsidRPr="00C4330D" w:rsidRDefault="008F54D4" w:rsidP="00F44120">
            <w:pPr>
              <w:rPr>
                <w:b/>
                <w:bCs/>
              </w:rPr>
            </w:pPr>
            <m:oMathPara>
              <m:oMath>
                <m:sSub>
                  <m:sSubPr>
                    <m:ctrlPr>
                      <w:rPr>
                        <w:rFonts w:ascii="Cambria Math" w:hAnsi="Cambria Math"/>
                        <w:b/>
                        <w:bCs/>
                      </w:rPr>
                    </m:ctrlPr>
                  </m:sSubPr>
                  <m:e>
                    <m:r>
                      <m:rPr>
                        <m:sty m:val="bi"/>
                      </m:rPr>
                      <w:rPr>
                        <w:rFonts w:ascii="Cambria Math" w:hAnsi="Cambria Math"/>
                      </w:rPr>
                      <m:t>Q</m:t>
                    </m:r>
                  </m:e>
                  <m:sub>
                    <m:r>
                      <m:rPr>
                        <m:sty m:val="bi"/>
                      </m:rPr>
                      <w:rPr>
                        <w:rFonts w:ascii="Cambria Math" w:hAnsi="Cambria Math"/>
                      </w:rPr>
                      <m:t>solar</m:t>
                    </m:r>
                  </m:sub>
                </m:sSub>
              </m:oMath>
            </m:oMathPara>
          </w:p>
        </w:tc>
        <w:tc>
          <w:tcPr>
            <w:tcW w:w="1648" w:type="dxa"/>
            <w:tcBorders>
              <w:bottom w:val="single" w:sz="4" w:space="0" w:color="auto"/>
            </w:tcBorders>
          </w:tcPr>
          <w:p w14:paraId="4477467E" w14:textId="5BB2811D" w:rsidR="00582EE9" w:rsidRPr="00C4330D" w:rsidRDefault="00CA45E5" w:rsidP="00F44120">
            <w:pPr>
              <w:rPr>
                <w:b/>
                <w:bCs/>
              </w:rPr>
            </w:pPr>
            <m:oMathPara>
              <m:oMath>
                <m:r>
                  <m:rPr>
                    <m:sty m:val="bi"/>
                  </m:rPr>
                  <w:rPr>
                    <w:rFonts w:ascii="Cambria Math" w:hAnsi="Cambria Math"/>
                  </w:rPr>
                  <m:t>RadiantSla</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load</m:t>
                    </m:r>
                  </m:sub>
                </m:sSub>
              </m:oMath>
            </m:oMathPara>
          </w:p>
        </w:tc>
      </w:tr>
      <w:tr w:rsidR="00AF77D1" w:rsidRPr="005F7DE3" w14:paraId="328A377E" w14:textId="77777777" w:rsidTr="00CA45E5">
        <w:tc>
          <w:tcPr>
            <w:tcW w:w="1311" w:type="dxa"/>
            <w:tcBorders>
              <w:top w:val="single" w:sz="4" w:space="0" w:color="auto"/>
              <w:bottom w:val="single" w:sz="4" w:space="0" w:color="auto"/>
            </w:tcBorders>
          </w:tcPr>
          <w:p w14:paraId="33CD1436" w14:textId="4BB183ED" w:rsidR="00582EE9" w:rsidRPr="005F7DE3" w:rsidRDefault="00E41F6A" w:rsidP="00C4330D">
            <w:pPr>
              <w:jc w:val="center"/>
            </w:pPr>
            <w:r w:rsidRPr="005F7DE3">
              <w:t>-</w:t>
            </w:r>
            <w:r w:rsidR="00855726" w:rsidRPr="005F7DE3">
              <w:t>0.06</w:t>
            </w:r>
          </w:p>
        </w:tc>
        <w:tc>
          <w:tcPr>
            <w:tcW w:w="1319" w:type="dxa"/>
            <w:tcBorders>
              <w:top w:val="single" w:sz="4" w:space="0" w:color="auto"/>
              <w:bottom w:val="single" w:sz="4" w:space="0" w:color="auto"/>
            </w:tcBorders>
          </w:tcPr>
          <w:p w14:paraId="5D8D292B" w14:textId="741F0305" w:rsidR="00582EE9" w:rsidRPr="005F7DE3" w:rsidRDefault="00E41F6A" w:rsidP="00C4330D">
            <w:pPr>
              <w:jc w:val="center"/>
            </w:pPr>
            <w:r w:rsidRPr="005F7DE3">
              <w:t>-</w:t>
            </w:r>
            <w:r w:rsidR="00855726" w:rsidRPr="005F7DE3">
              <w:t>0.08</w:t>
            </w:r>
          </w:p>
        </w:tc>
        <w:tc>
          <w:tcPr>
            <w:tcW w:w="1311" w:type="dxa"/>
            <w:tcBorders>
              <w:top w:val="single" w:sz="4" w:space="0" w:color="auto"/>
              <w:bottom w:val="single" w:sz="4" w:space="0" w:color="auto"/>
            </w:tcBorders>
          </w:tcPr>
          <w:p w14:paraId="0B713064" w14:textId="58042A26" w:rsidR="00582EE9" w:rsidRPr="005F7DE3" w:rsidRDefault="00E41F6A" w:rsidP="00C4330D">
            <w:pPr>
              <w:jc w:val="center"/>
            </w:pPr>
            <w:r w:rsidRPr="005F7DE3">
              <w:t>-</w:t>
            </w:r>
            <w:r w:rsidR="00855726" w:rsidRPr="005F7DE3">
              <w:t>0.16</w:t>
            </w:r>
          </w:p>
        </w:tc>
        <w:tc>
          <w:tcPr>
            <w:tcW w:w="1332" w:type="dxa"/>
            <w:tcBorders>
              <w:top w:val="single" w:sz="4" w:space="0" w:color="auto"/>
              <w:bottom w:val="single" w:sz="4" w:space="0" w:color="auto"/>
            </w:tcBorders>
          </w:tcPr>
          <w:p w14:paraId="105A10AC" w14:textId="32D1D3CA" w:rsidR="00582EE9" w:rsidRPr="005F7DE3" w:rsidRDefault="00E41F6A" w:rsidP="00C4330D">
            <w:pPr>
              <w:jc w:val="center"/>
            </w:pPr>
            <w:r w:rsidRPr="005F7DE3">
              <w:t>-</w:t>
            </w:r>
            <w:r w:rsidR="00855726" w:rsidRPr="005F7DE3">
              <w:t>0.89</w:t>
            </w:r>
          </w:p>
        </w:tc>
        <w:tc>
          <w:tcPr>
            <w:tcW w:w="1334" w:type="dxa"/>
            <w:tcBorders>
              <w:top w:val="single" w:sz="4" w:space="0" w:color="auto"/>
              <w:bottom w:val="single" w:sz="4" w:space="0" w:color="auto"/>
            </w:tcBorders>
          </w:tcPr>
          <w:p w14:paraId="6A3E4DA1" w14:textId="5C6156AD" w:rsidR="00582EE9" w:rsidRPr="005F7DE3" w:rsidRDefault="00855726" w:rsidP="00C4330D">
            <w:pPr>
              <w:jc w:val="center"/>
            </w:pPr>
            <w:r w:rsidRPr="005F7DE3">
              <w:t>0.35</w:t>
            </w:r>
          </w:p>
        </w:tc>
        <w:tc>
          <w:tcPr>
            <w:tcW w:w="1321" w:type="dxa"/>
            <w:tcBorders>
              <w:top w:val="single" w:sz="4" w:space="0" w:color="auto"/>
              <w:bottom w:val="single" w:sz="4" w:space="0" w:color="auto"/>
            </w:tcBorders>
          </w:tcPr>
          <w:p w14:paraId="73350DB3" w14:textId="36B6BA02" w:rsidR="00582EE9" w:rsidRPr="005F7DE3" w:rsidRDefault="00E41F6A" w:rsidP="00C4330D">
            <w:pPr>
              <w:jc w:val="center"/>
            </w:pPr>
            <w:r w:rsidRPr="005F7DE3">
              <w:t>-</w:t>
            </w:r>
            <w:r w:rsidR="00855726" w:rsidRPr="005F7DE3">
              <w:t>0.16</w:t>
            </w:r>
          </w:p>
        </w:tc>
        <w:tc>
          <w:tcPr>
            <w:tcW w:w="1648" w:type="dxa"/>
            <w:tcBorders>
              <w:top w:val="single" w:sz="4" w:space="0" w:color="auto"/>
              <w:bottom w:val="single" w:sz="4" w:space="0" w:color="auto"/>
            </w:tcBorders>
          </w:tcPr>
          <w:p w14:paraId="555B81AA" w14:textId="628439EE" w:rsidR="00582EE9" w:rsidRPr="005F7DE3" w:rsidRDefault="00855726" w:rsidP="00C4330D">
            <w:pPr>
              <w:jc w:val="center"/>
            </w:pPr>
            <w:r w:rsidRPr="005F7DE3">
              <w:t>1</w:t>
            </w:r>
          </w:p>
        </w:tc>
      </w:tr>
    </w:tbl>
    <w:p w14:paraId="572A45D9" w14:textId="77777777" w:rsidR="00FF6D54" w:rsidRPr="005F7DE3" w:rsidRDefault="00FF6D54" w:rsidP="00F44120"/>
    <w:p w14:paraId="263B7584" w14:textId="7258295C" w:rsidR="00FF6D54" w:rsidRPr="005F7DE3" w:rsidRDefault="00FF6D54" w:rsidP="00AC6A1D">
      <w:pPr>
        <w:pStyle w:val="Caption"/>
      </w:pPr>
      <w:bookmarkStart w:id="1334" w:name="_Hlk101185801"/>
      <w:r w:rsidRPr="00C4330D">
        <w:rPr>
          <w:b/>
          <w:bCs/>
        </w:rPr>
        <w:t xml:space="preserve">Table </w:t>
      </w:r>
      <w:bookmarkStart w:id="1335" w:name="ggmr_tb"/>
      <w:bookmarkStart w:id="1336" w:name="ggmr_tb_case"/>
      <w:r w:rsidRPr="00C4330D">
        <w:rPr>
          <w:b/>
          <w:bCs/>
        </w:rPr>
        <w:fldChar w:fldCharType="begin"/>
      </w:r>
      <w:r w:rsidRPr="00C4330D">
        <w:rPr>
          <w:b/>
          <w:bCs/>
        </w:rPr>
        <w:instrText xml:space="preserve"> SEQ Table \* ARABIC </w:instrText>
      </w:r>
      <w:r w:rsidRPr="00C4330D">
        <w:rPr>
          <w:b/>
          <w:bCs/>
        </w:rPr>
        <w:fldChar w:fldCharType="separate"/>
      </w:r>
      <w:r w:rsidR="009A60BB">
        <w:rPr>
          <w:b/>
          <w:bCs/>
          <w:noProof/>
        </w:rPr>
        <w:t>4</w:t>
      </w:r>
      <w:r w:rsidRPr="00C4330D">
        <w:rPr>
          <w:b/>
          <w:bCs/>
        </w:rPr>
        <w:fldChar w:fldCharType="end"/>
      </w:r>
      <w:bookmarkEnd w:id="1335"/>
      <w:bookmarkEnd w:id="1336"/>
      <w:r w:rsidRPr="005F7DE3">
        <w:t xml:space="preserve"> </w:t>
      </w:r>
      <w:ins w:id="1337" w:author="Lichen Wu" w:date="2022-04-18T15:24:00Z">
        <w:r w:rsidR="00191064">
          <w:t>Hourly prediction p</w:t>
        </w:r>
        <w:r w:rsidR="00191064" w:rsidRPr="005F7DE3">
          <w:t xml:space="preserve">erformance comparison </w:t>
        </w:r>
        <w:r w:rsidR="00191064">
          <w:t>f</w:t>
        </w:r>
      </w:ins>
      <w:del w:id="1338" w:author="Lichen Wu" w:date="2022-04-18T15:24:00Z">
        <w:r w:rsidRPr="005F7DE3" w:rsidDel="00191064">
          <w:delText>Prediction performance comparison f</w:delText>
        </w:r>
      </w:del>
      <w:r w:rsidRPr="005F7DE3">
        <w:t>or different GGMR inputs</w:t>
      </w:r>
      <w:ins w:id="1339" w:author="Lichen Wu" w:date="2022-04-18T17:09:00Z">
        <w:r w:rsidR="00F963A4">
          <w:t>.</w:t>
        </w:r>
      </w:ins>
    </w:p>
    <w:tbl>
      <w:tblPr>
        <w:tblStyle w:val="TableGrid"/>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4"/>
        <w:gridCol w:w="4606"/>
        <w:gridCol w:w="1594"/>
      </w:tblGrid>
      <w:tr w:rsidR="000401EE" w:rsidRPr="005F7DE3" w14:paraId="1AECD4CB" w14:textId="6C1ADC8F" w:rsidTr="00E23124">
        <w:trPr>
          <w:jc w:val="center"/>
        </w:trPr>
        <w:tc>
          <w:tcPr>
            <w:tcW w:w="1684" w:type="dxa"/>
            <w:tcBorders>
              <w:top w:val="single" w:sz="4" w:space="0" w:color="auto"/>
              <w:bottom w:val="single" w:sz="4" w:space="0" w:color="auto"/>
            </w:tcBorders>
          </w:tcPr>
          <w:p w14:paraId="4F0996EA" w14:textId="56CE06E8" w:rsidR="000401EE" w:rsidRPr="005F7DE3" w:rsidRDefault="000401EE" w:rsidP="00597DDA">
            <w:pPr>
              <w:jc w:val="center"/>
              <w:rPr>
                <w:b/>
                <w:bCs/>
              </w:rPr>
            </w:pPr>
            <w:r w:rsidRPr="005F7DE3">
              <w:rPr>
                <w:b/>
                <w:bCs/>
              </w:rPr>
              <w:t>Case #</w:t>
            </w:r>
          </w:p>
        </w:tc>
        <w:tc>
          <w:tcPr>
            <w:tcW w:w="4606" w:type="dxa"/>
            <w:tcBorders>
              <w:top w:val="single" w:sz="4" w:space="0" w:color="auto"/>
              <w:bottom w:val="single" w:sz="4" w:space="0" w:color="auto"/>
            </w:tcBorders>
          </w:tcPr>
          <w:p w14:paraId="4F247FDB" w14:textId="2BAE0BDB" w:rsidR="000401EE" w:rsidRPr="005F7DE3" w:rsidRDefault="000401EE" w:rsidP="00792414">
            <w:pPr>
              <w:jc w:val="center"/>
              <w:rPr>
                <w:b/>
                <w:bCs/>
              </w:rPr>
            </w:pPr>
            <w:r w:rsidRPr="005F7DE3">
              <w:rPr>
                <w:b/>
                <w:bCs/>
              </w:rPr>
              <w:t>Inputs</w:t>
            </w:r>
          </w:p>
        </w:tc>
        <w:tc>
          <w:tcPr>
            <w:tcW w:w="1594" w:type="dxa"/>
            <w:tcBorders>
              <w:top w:val="single" w:sz="4" w:space="0" w:color="auto"/>
              <w:bottom w:val="single" w:sz="4" w:space="0" w:color="auto"/>
            </w:tcBorders>
          </w:tcPr>
          <w:p w14:paraId="4649DE95" w14:textId="77777777" w:rsidR="000401EE" w:rsidRPr="005F7DE3" w:rsidRDefault="000401EE" w:rsidP="00792414">
            <w:pPr>
              <w:jc w:val="center"/>
              <w:rPr>
                <w:b/>
                <w:bCs/>
              </w:rPr>
            </w:pPr>
            <w:r w:rsidRPr="005F7DE3">
              <w:rPr>
                <w:b/>
                <w:bCs/>
              </w:rPr>
              <w:t>CVRMSE (%)</w:t>
            </w:r>
          </w:p>
        </w:tc>
      </w:tr>
      <w:tr w:rsidR="000401EE" w:rsidRPr="005F7DE3" w14:paraId="5C1691AC" w14:textId="6A1B368E" w:rsidTr="00E23124">
        <w:trPr>
          <w:jc w:val="center"/>
        </w:trPr>
        <w:tc>
          <w:tcPr>
            <w:tcW w:w="1684" w:type="dxa"/>
            <w:tcBorders>
              <w:top w:val="single" w:sz="4" w:space="0" w:color="auto"/>
            </w:tcBorders>
          </w:tcPr>
          <w:p w14:paraId="4F0DCADF" w14:textId="38EBE2D3" w:rsidR="000401EE" w:rsidRPr="005F7DE3" w:rsidRDefault="000401EE" w:rsidP="00C4330D">
            <w:pPr>
              <w:jc w:val="center"/>
            </w:pPr>
            <w:r w:rsidRPr="005F7DE3">
              <w:t>1</w:t>
            </w:r>
          </w:p>
        </w:tc>
        <w:tc>
          <w:tcPr>
            <w:tcW w:w="4606" w:type="dxa"/>
            <w:tcBorders>
              <w:top w:val="single" w:sz="4" w:space="0" w:color="auto"/>
            </w:tcBorders>
          </w:tcPr>
          <w:p w14:paraId="0AAC4159" w14:textId="27CF1964" w:rsidR="000401EE" w:rsidRPr="005F7DE3" w:rsidRDefault="008F54D4" w:rsidP="00C4330D">
            <w:pPr>
              <w:jc w:val="center"/>
            </w:pPr>
            <m:oMathPara>
              <m:oMath>
                <m:sSub>
                  <m:sSubPr>
                    <m:ctrlPr>
                      <w:rPr>
                        <w:rFonts w:ascii="Cambria Math" w:hAnsi="Cambria Math"/>
                      </w:rPr>
                    </m:ctrlPr>
                  </m:sSubPr>
                  <m:e>
                    <m:r>
                      <w:rPr>
                        <w:rFonts w:ascii="Cambria Math" w:hAnsi="Cambria Math"/>
                      </w:rPr>
                      <m:t>T</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slabs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cav</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cl</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ht</m:t>
                    </m:r>
                  </m:sub>
                </m:sSub>
              </m:oMath>
            </m:oMathPara>
          </w:p>
        </w:tc>
        <w:tc>
          <w:tcPr>
            <w:tcW w:w="1594" w:type="dxa"/>
            <w:tcBorders>
              <w:top w:val="single" w:sz="4" w:space="0" w:color="auto"/>
            </w:tcBorders>
          </w:tcPr>
          <w:p w14:paraId="0D539F65" w14:textId="4EE677C5" w:rsidR="000401EE" w:rsidRPr="005F7DE3" w:rsidRDefault="000401EE" w:rsidP="00597DDA">
            <w:pPr>
              <w:jc w:val="center"/>
            </w:pPr>
            <w:r w:rsidRPr="005F7DE3">
              <w:t>25.81</w:t>
            </w:r>
          </w:p>
        </w:tc>
      </w:tr>
      <w:tr w:rsidR="000401EE" w:rsidRPr="005F7DE3" w14:paraId="42E97D2A" w14:textId="395C567C" w:rsidTr="00E23124">
        <w:trPr>
          <w:jc w:val="center"/>
        </w:trPr>
        <w:tc>
          <w:tcPr>
            <w:tcW w:w="1684" w:type="dxa"/>
            <w:tcBorders>
              <w:bottom w:val="nil"/>
            </w:tcBorders>
          </w:tcPr>
          <w:p w14:paraId="0C22640D" w14:textId="4C698BBF" w:rsidR="000401EE" w:rsidRPr="005F7DE3" w:rsidRDefault="000401EE" w:rsidP="00C4330D">
            <w:pPr>
              <w:jc w:val="center"/>
            </w:pPr>
            <w:r w:rsidRPr="005F7DE3">
              <w:t>2</w:t>
            </w:r>
          </w:p>
        </w:tc>
        <w:tc>
          <w:tcPr>
            <w:tcW w:w="4606" w:type="dxa"/>
            <w:tcBorders>
              <w:bottom w:val="nil"/>
            </w:tcBorders>
          </w:tcPr>
          <w:p w14:paraId="68DF6539" w14:textId="51E9A9C2" w:rsidR="000401EE" w:rsidRPr="005F7DE3" w:rsidRDefault="008F54D4" w:rsidP="00C4330D">
            <w:pPr>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out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slabs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cav</m:t>
                    </m:r>
                  </m:sub>
                </m:sSub>
                <m:r>
                  <m:rPr>
                    <m:sty m:val="p"/>
                  </m:rPr>
                  <w:rPr>
                    <w:rFonts w:ascii="Cambria Math" w:hAnsi="Cambria Math"/>
                  </w:rPr>
                  <m:t>,Valv</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cl</m:t>
                    </m:r>
                  </m:sub>
                </m:sSub>
                <m:r>
                  <m:rPr>
                    <m:sty m:val="p"/>
                  </m:rPr>
                  <w:rPr>
                    <w:rFonts w:ascii="Cambria Math" w:hAnsi="Cambria Math"/>
                  </w:rPr>
                  <m:t>,Valv</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ht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solar</m:t>
                    </m:r>
                  </m:sub>
                </m:sSub>
              </m:oMath>
            </m:oMathPara>
          </w:p>
        </w:tc>
        <w:tc>
          <w:tcPr>
            <w:tcW w:w="1594" w:type="dxa"/>
            <w:tcBorders>
              <w:bottom w:val="nil"/>
            </w:tcBorders>
          </w:tcPr>
          <w:p w14:paraId="5D3B3191" w14:textId="7A8D8E1D" w:rsidR="000401EE" w:rsidRPr="005F7DE3" w:rsidRDefault="000401EE" w:rsidP="00597DDA">
            <w:pPr>
              <w:jc w:val="center"/>
            </w:pPr>
            <w:r w:rsidRPr="005F7DE3">
              <w:t>26.93</w:t>
            </w:r>
          </w:p>
        </w:tc>
      </w:tr>
      <w:tr w:rsidR="000401EE" w:rsidRPr="005F7DE3" w14:paraId="6230DB4B" w14:textId="7C590FC0" w:rsidTr="00E23124">
        <w:trPr>
          <w:jc w:val="center"/>
        </w:trPr>
        <w:tc>
          <w:tcPr>
            <w:tcW w:w="1684" w:type="dxa"/>
            <w:tcBorders>
              <w:top w:val="nil"/>
              <w:bottom w:val="single" w:sz="4" w:space="0" w:color="auto"/>
            </w:tcBorders>
          </w:tcPr>
          <w:p w14:paraId="4949C969" w14:textId="0759C9C1" w:rsidR="000401EE" w:rsidRPr="005F7DE3" w:rsidRDefault="000401EE" w:rsidP="00C4330D">
            <w:pPr>
              <w:jc w:val="center"/>
            </w:pPr>
            <w:r w:rsidRPr="005F7DE3">
              <w:t>3</w:t>
            </w:r>
          </w:p>
        </w:tc>
        <w:tc>
          <w:tcPr>
            <w:tcW w:w="4606" w:type="dxa"/>
            <w:tcBorders>
              <w:top w:val="nil"/>
              <w:bottom w:val="single" w:sz="4" w:space="0" w:color="auto"/>
            </w:tcBorders>
          </w:tcPr>
          <w:p w14:paraId="312B6302" w14:textId="3E5F1FEB" w:rsidR="000401EE" w:rsidRPr="005F7DE3" w:rsidRDefault="008F54D4" w:rsidP="00C4330D">
            <w:pPr>
              <w:jc w:val="center"/>
            </w:pPr>
            <m:oMathPara>
              <m:oMath>
                <m:sSub>
                  <m:sSubPr>
                    <m:ctrlPr>
                      <w:rPr>
                        <w:rFonts w:ascii="Cambria Math" w:hAnsi="Cambria Math"/>
                      </w:rPr>
                    </m:ctrlPr>
                  </m:sSubPr>
                  <m:e>
                    <m:r>
                      <w:rPr>
                        <w:rFonts w:ascii="Cambria Math" w:hAnsi="Cambria Math"/>
                      </w:rPr>
                      <m:t>T</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slabs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cav</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cl</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ht</m:t>
                    </m:r>
                  </m:sub>
                </m:sSub>
                <m:r>
                  <w:rPr>
                    <w:rFonts w:ascii="Cambria Math" w:hAnsi="Cambria Math"/>
                  </w:rPr>
                  <m:t>,Flo</m:t>
                </m:r>
                <m:sSub>
                  <m:sSubPr>
                    <m:ctrlPr>
                      <w:rPr>
                        <w:rFonts w:ascii="Cambria Math" w:hAnsi="Cambria Math"/>
                        <w:i/>
                      </w:rPr>
                    </m:ctrlPr>
                  </m:sSubPr>
                  <m:e>
                    <m:r>
                      <w:rPr>
                        <w:rFonts w:ascii="Cambria Math" w:hAnsi="Cambria Math"/>
                      </w:rPr>
                      <m:t>w</m:t>
                    </m:r>
                  </m:e>
                  <m:sub>
                    <m:r>
                      <w:rPr>
                        <w:rFonts w:ascii="Cambria Math" w:hAnsi="Cambria Math"/>
                      </w:rPr>
                      <m:t>Predicted,GGMR</m:t>
                    </m:r>
                  </m:sub>
                </m:sSub>
              </m:oMath>
            </m:oMathPara>
          </w:p>
        </w:tc>
        <w:tc>
          <w:tcPr>
            <w:tcW w:w="1594" w:type="dxa"/>
            <w:tcBorders>
              <w:top w:val="nil"/>
              <w:bottom w:val="single" w:sz="4" w:space="0" w:color="auto"/>
            </w:tcBorders>
          </w:tcPr>
          <w:p w14:paraId="68821A1E" w14:textId="4F439E41" w:rsidR="000401EE" w:rsidRPr="00E56E81" w:rsidRDefault="000401EE" w:rsidP="00597DDA">
            <w:pPr>
              <w:jc w:val="center"/>
              <w:rPr>
                <w:b/>
                <w:bCs/>
                <w:rPrChange w:id="1340" w:author="Lichen Wu" w:date="2022-04-17T19:33:00Z">
                  <w:rPr/>
                </w:rPrChange>
              </w:rPr>
            </w:pPr>
            <w:r w:rsidRPr="00E56E81">
              <w:rPr>
                <w:b/>
                <w:bCs/>
                <w:rPrChange w:id="1341" w:author="Lichen Wu" w:date="2022-04-17T19:33:00Z">
                  <w:rPr/>
                </w:rPrChange>
              </w:rPr>
              <w:t>22.55</w:t>
            </w:r>
          </w:p>
        </w:tc>
      </w:tr>
      <w:bookmarkEnd w:id="1334"/>
    </w:tbl>
    <w:p w14:paraId="6C255AD1" w14:textId="77777777" w:rsidR="00582EE9" w:rsidRPr="005F7DE3" w:rsidRDefault="00582EE9"/>
    <w:p w14:paraId="4B514AC7" w14:textId="0DEBB460" w:rsidR="00BB31D6" w:rsidRPr="005F7DE3" w:rsidRDefault="00BB31D6" w:rsidP="00EB07BC">
      <w:pPr>
        <w:pStyle w:val="Heading2"/>
      </w:pPr>
      <w:r w:rsidRPr="005F7DE3">
        <w:t>3.</w:t>
      </w:r>
      <w:r w:rsidR="00747E11" w:rsidRPr="005F7DE3">
        <w:t>3</w:t>
      </w:r>
      <w:r w:rsidRPr="005F7DE3">
        <w:t xml:space="preserve"> </w:t>
      </w:r>
      <w:r w:rsidR="007D29CB" w:rsidRPr="005F7DE3">
        <w:t>Hybrid</w:t>
      </w:r>
      <w:r w:rsidRPr="005F7DE3">
        <w:t xml:space="preserve"> Model Development</w:t>
      </w:r>
    </w:p>
    <w:p w14:paraId="60890942" w14:textId="11299091" w:rsidR="00745E20" w:rsidDel="000D05B6" w:rsidRDefault="00AC6A1D" w:rsidP="00D868BD">
      <w:pPr>
        <w:rPr>
          <w:del w:id="1342" w:author="Lichen Wu" w:date="2022-04-17T16:58:00Z"/>
          <w:rFonts w:eastAsiaTheme="minorEastAsia"/>
        </w:rPr>
      </w:pPr>
      <w:ins w:id="1343" w:author="Lichen Wu" w:date="2022-04-18T16:18:00Z">
        <w:r>
          <w:t xml:space="preserve">As mentioned in Sec. 2.3, the </w:t>
        </w:r>
      </w:ins>
      <w:ins w:id="1344" w:author="Lichen Wu" w:date="2022-04-18T16:19:00Z">
        <w:r>
          <w:t>development of hybrid approach is primarily concerned with the determination of warming-up step for RC model. As illustrated in Figure</w:t>
        </w:r>
      </w:ins>
      <w:ins w:id="1345" w:author="Lichen Wu" w:date="2022-04-18T16:20:00Z">
        <w:r>
          <w:t xml:space="preserve"> </w:t>
        </w:r>
      </w:ins>
      <w:ins w:id="1346" w:author="Lichen Wu" w:date="2022-04-18T16:24:00Z">
        <w:r>
          <w:fldChar w:fldCharType="begin"/>
        </w:r>
        <w:r>
          <w:instrText xml:space="preserve"> REF warming \h </w:instrText>
        </w:r>
      </w:ins>
      <w:r>
        <w:fldChar w:fldCharType="separate"/>
      </w:r>
      <w:ins w:id="1347" w:author="Lichen Wu" w:date="2022-04-18T18:52:00Z">
        <w:r w:rsidR="009A60BB">
          <w:rPr>
            <w:b/>
            <w:bCs/>
            <w:noProof/>
          </w:rPr>
          <w:t>4</w:t>
        </w:r>
      </w:ins>
      <w:ins w:id="1348" w:author="Lichen Wu" w:date="2022-04-18T16:24:00Z">
        <w:r>
          <w:fldChar w:fldCharType="end"/>
        </w:r>
      </w:ins>
      <w:ins w:id="1349" w:author="Lichen Wu" w:date="2022-04-18T16:20:00Z">
        <w:r>
          <w:t xml:space="preserve">, </w:t>
        </w:r>
      </w:ins>
      <w:ins w:id="1350" w:author="Lichen Wu" w:date="2022-04-18T16:21:00Z">
        <w:r>
          <w:t xml:space="preserve">the warming up step </w:t>
        </w:r>
      </w:ins>
      <w:ins w:id="1351" w:author="Lichen Wu" w:date="2022-04-18T16:24:00Z">
        <w:r w:rsidR="00990DBA">
          <w:t>was</w:t>
        </w:r>
      </w:ins>
      <w:ins w:id="1352" w:author="Lichen Wu" w:date="2022-04-18T16:21:00Z">
        <w:r>
          <w:t xml:space="preserve"> statistically chosen as 15 </w:t>
        </w:r>
      </w:ins>
      <w:ins w:id="1353" w:author="Lichen Wu" w:date="2022-04-18T16:27:00Z">
        <w:r w:rsidR="00BB6928">
          <w:t>to minimize</w:t>
        </w:r>
      </w:ins>
      <w:ins w:id="1354" w:author="Lichen Wu" w:date="2022-04-18T16:21:00Z">
        <w:r>
          <w:t xml:space="preserve"> the prediction </w:t>
        </w:r>
      </w:ins>
      <w:ins w:id="1355" w:author="Lichen Wu" w:date="2022-04-18T16:27:00Z">
        <w:r w:rsidR="00BB6928">
          <w:t>error.</w:t>
        </w:r>
      </w:ins>
      <w:ins w:id="1356" w:author="Lichen Wu" w:date="2022-04-18T16:19:00Z">
        <w:r>
          <w:t xml:space="preserve"> </w:t>
        </w:r>
      </w:ins>
      <w:ins w:id="1357" w:author="Lichen Wu" w:date="2022-04-18T16:28:00Z">
        <w:r w:rsidR="0036231B">
          <w:t>C</w:t>
        </w:r>
      </w:ins>
      <w:ins w:id="1358" w:author="Lichen Wu" w:date="2022-04-17T17:11:00Z">
        <w:r w:rsidR="00D868BD">
          <w:t xml:space="preserve">onsistent with </w:t>
        </w:r>
      </w:ins>
      <w:ins w:id="1359" w:author="Lichen Wu" w:date="2022-04-17T17:12:00Z">
        <w:r w:rsidR="00D868BD">
          <w:t xml:space="preserve">GGMR model, </w:t>
        </w:r>
      </w:ins>
      <w:del w:id="1360" w:author="Lichen Wu" w:date="2022-04-17T16:58:00Z">
        <w:r w:rsidR="00541CA8" w:rsidRPr="005F7DE3" w:rsidDel="000D05B6">
          <w:delText>As mentioned in Sec.</w:delText>
        </w:r>
        <w:r w:rsidR="00504DA5" w:rsidRPr="005F7DE3" w:rsidDel="000D05B6">
          <w:delText xml:space="preserve"> 2.</w:delText>
        </w:r>
        <w:r w:rsidR="00504DA5" w:rsidRPr="005F7DE3" w:rsidDel="000D05B6">
          <w:fldChar w:fldCharType="begin"/>
        </w:r>
        <w:r w:rsidR="00504DA5" w:rsidRPr="005F7DE3" w:rsidDel="000D05B6">
          <w:delInstrText xml:space="preserve"> REF sec_2_hybrid \h </w:delInstrText>
        </w:r>
        <w:r w:rsidR="005F7DE3" w:rsidDel="000D05B6">
          <w:delInstrText xml:space="preserve"> \* MERGEFORMAT </w:delInstrText>
        </w:r>
        <w:r w:rsidR="00504DA5" w:rsidRPr="005F7DE3" w:rsidDel="000D05B6">
          <w:fldChar w:fldCharType="separate"/>
        </w:r>
        <w:r w:rsidR="00543C7D" w:rsidRPr="005F7DE3" w:rsidDel="000D05B6">
          <w:delText>3</w:delText>
        </w:r>
        <w:r w:rsidR="00504DA5" w:rsidRPr="005F7DE3" w:rsidDel="000D05B6">
          <w:fldChar w:fldCharType="end"/>
        </w:r>
        <w:r w:rsidR="00541CA8" w:rsidRPr="005F7DE3" w:rsidDel="000D05B6">
          <w:delText xml:space="preserve">, the development of the hybrid approach is primarily concerned with determining the number of </w:delText>
        </w:r>
        <w:commentRangeStart w:id="1361"/>
        <w:commentRangeStart w:id="1362"/>
        <w:r w:rsidR="00541CA8" w:rsidRPr="005F7DE3" w:rsidDel="000D05B6">
          <w:delText>warming up steps for the RC module</w:delText>
        </w:r>
        <w:commentRangeEnd w:id="1361"/>
        <w:r w:rsidR="00EA3AA6" w:rsidDel="000D05B6">
          <w:rPr>
            <w:rStyle w:val="CommentReference"/>
          </w:rPr>
          <w:commentReference w:id="1361"/>
        </w:r>
      </w:del>
      <w:commentRangeEnd w:id="1362"/>
      <w:r w:rsidR="000B73D2">
        <w:rPr>
          <w:rStyle w:val="CommentReference"/>
        </w:rPr>
        <w:commentReference w:id="1362"/>
      </w:r>
      <w:del w:id="1363" w:author="Lichen Wu" w:date="2022-04-17T16:58:00Z">
        <w:r w:rsidR="00541CA8" w:rsidRPr="005F7DE3" w:rsidDel="000D05B6">
          <w:delText xml:space="preserve">, </w:delText>
        </w:r>
        <w:commentRangeStart w:id="1364"/>
        <w:commentRangeStart w:id="1365"/>
        <w:r w:rsidR="00541CA8" w:rsidRPr="005F7DE3" w:rsidDel="000D05B6">
          <w:delText>the number of Gaussians used in the GGMR module, and the learning rate used in the GGMR module</w:delText>
        </w:r>
        <w:commentRangeEnd w:id="1364"/>
        <w:r w:rsidR="00EA3AA6" w:rsidDel="000D05B6">
          <w:rPr>
            <w:rStyle w:val="CommentReference"/>
          </w:rPr>
          <w:commentReference w:id="1364"/>
        </w:r>
      </w:del>
      <w:commentRangeEnd w:id="1365"/>
      <w:r w:rsidR="000B73D2">
        <w:rPr>
          <w:rStyle w:val="CommentReference"/>
        </w:rPr>
        <w:commentReference w:id="1365"/>
      </w:r>
      <w:del w:id="1366" w:author="Lichen Wu" w:date="2022-04-17T16:58:00Z">
        <w:r w:rsidR="00541CA8" w:rsidRPr="005F7DE3" w:rsidDel="000D05B6">
          <w:delText xml:space="preserve">. The warming up period is </w:delText>
        </w:r>
      </w:del>
      <w:ins w:id="1367" w:author="Braun, James E" w:date="2022-04-16T15:38:00Z">
        <w:del w:id="1368" w:author="Lichen Wu" w:date="2022-04-17T16:58:00Z">
          <w:r w:rsidR="00B83C5B" w:rsidDel="000D05B6">
            <w:delText>was</w:delText>
          </w:r>
          <w:r w:rsidR="00B83C5B" w:rsidRPr="005F7DE3" w:rsidDel="000D05B6">
            <w:delText xml:space="preserve"> </w:delText>
          </w:r>
        </w:del>
      </w:ins>
      <w:del w:id="1369" w:author="Lichen Wu" w:date="2022-04-17T16:58:00Z">
        <w:r w:rsidR="00541CA8" w:rsidRPr="005F7DE3" w:rsidDel="000D05B6">
          <w:delText>statistically chosen in this study</w:delText>
        </w:r>
      </w:del>
      <w:ins w:id="1370" w:author="Braun, James E" w:date="2022-04-16T15:38:00Z">
        <w:del w:id="1371" w:author="Lichen Wu" w:date="2022-04-17T16:58:00Z">
          <w:r w:rsidR="00B83C5B" w:rsidDel="000D05B6">
            <w:delText xml:space="preserve"> based on identifying </w:delText>
          </w:r>
        </w:del>
      </w:ins>
      <w:ins w:id="1372" w:author="Braun, James E" w:date="2022-04-16T15:58:00Z">
        <w:del w:id="1373" w:author="Lichen Wu" w:date="2022-04-17T16:58:00Z">
          <w:r w:rsidR="00B823FA" w:rsidDel="000D05B6">
            <w:delText xml:space="preserve">an </w:delText>
          </w:r>
        </w:del>
      </w:ins>
      <w:ins w:id="1374" w:author="Braun, James E" w:date="2022-04-16T16:09:00Z">
        <w:del w:id="1375" w:author="Lichen Wu" w:date="2022-04-17T16:58:00Z">
          <w:r w:rsidR="006E589E" w:rsidDel="000D05B6">
            <w:delText>near-</w:delText>
          </w:r>
        </w:del>
      </w:ins>
      <w:ins w:id="1376" w:author="Braun, James E" w:date="2022-04-16T15:58:00Z">
        <w:del w:id="1377" w:author="Lichen Wu" w:date="2022-04-17T16:58:00Z">
          <w:r w:rsidR="00B823FA" w:rsidDel="000D05B6">
            <w:delText xml:space="preserve">optimal number </w:delText>
          </w:r>
        </w:del>
      </w:ins>
      <w:ins w:id="1378" w:author="Braun, James E" w:date="2022-04-16T16:09:00Z">
        <w:del w:id="1379" w:author="Lichen Wu" w:date="2022-04-17T16:58:00Z">
          <w:r w:rsidR="006E589E" w:rsidDel="000D05B6">
            <w:delText>where</w:delText>
          </w:r>
        </w:del>
      </w:ins>
      <w:ins w:id="1380" w:author="Braun, James E" w:date="2022-04-16T15:59:00Z">
        <w:del w:id="1381" w:author="Lichen Wu" w:date="2022-04-17T16:58:00Z">
          <w:r w:rsidR="00B823FA" w:rsidDel="000D05B6">
            <w:delText xml:space="preserve"> the prediction error</w:delText>
          </w:r>
        </w:del>
      </w:ins>
      <w:ins w:id="1382" w:author="Braun, James E" w:date="2022-04-16T16:09:00Z">
        <w:del w:id="1383" w:author="Lichen Wu" w:date="2022-04-17T16:58:00Z">
          <w:r w:rsidR="006E589E" w:rsidDel="000D05B6">
            <w:delText xml:space="preserve"> approaches a minimum</w:delText>
          </w:r>
        </w:del>
      </w:ins>
      <w:del w:id="1384" w:author="Lichen Wu" w:date="2022-04-17T16:58:00Z">
        <w:r w:rsidR="00541CA8" w:rsidRPr="005F7DE3" w:rsidDel="000D05B6">
          <w:delText xml:space="preserve">, as illustrated in the </w:delText>
        </w:r>
        <w:r w:rsidR="00D9277D" w:rsidDel="000D05B6">
          <w:delText>up</w:delText>
        </w:r>
      </w:del>
      <w:ins w:id="1385" w:author="Braun, James E" w:date="2022-04-16T15:37:00Z">
        <w:del w:id="1386" w:author="Lichen Wu" w:date="2022-04-17T16:58:00Z">
          <w:r w:rsidR="00B83C5B" w:rsidDel="000D05B6">
            <w:delText>per</w:delText>
          </w:r>
        </w:del>
      </w:ins>
      <w:del w:id="1387" w:author="Lichen Wu" w:date="2022-04-17T16:58:00Z">
        <w:r w:rsidR="00D9277D" w:rsidRPr="005F7DE3" w:rsidDel="000D05B6">
          <w:delText xml:space="preserve"> </w:delText>
        </w:r>
        <w:r w:rsidR="00541CA8" w:rsidRPr="005F7DE3" w:rsidDel="000D05B6">
          <w:delText xml:space="preserve">plot of Figure </w:delText>
        </w:r>
        <w:r w:rsidR="00D01AFF" w:rsidRPr="005F7DE3" w:rsidDel="000D05B6">
          <w:fldChar w:fldCharType="begin"/>
        </w:r>
        <w:r w:rsidR="00D01AFF" w:rsidRPr="005F7DE3" w:rsidDel="000D05B6">
          <w:delInstrText xml:space="preserve"> REF sec3_hybrid_hyper \h </w:delInstrText>
        </w:r>
        <w:r w:rsidR="005F7DE3" w:rsidDel="000D05B6">
          <w:delInstrText xml:space="preserve"> \* MERGEFORMAT </w:delInstrText>
        </w:r>
        <w:r w:rsidR="00D01AFF" w:rsidRPr="005F7DE3" w:rsidDel="000D05B6">
          <w:fldChar w:fldCharType="separate"/>
        </w:r>
        <w:r w:rsidR="00543C7D" w:rsidRPr="00543C7D" w:rsidDel="000D05B6">
          <w:rPr>
            <w:b/>
            <w:bCs/>
            <w:noProof/>
          </w:rPr>
          <w:delText>4</w:delText>
        </w:r>
        <w:r w:rsidR="00543C7D" w:rsidRPr="005F7DE3" w:rsidDel="000D05B6">
          <w:delText xml:space="preserve"> </w:delText>
        </w:r>
        <w:r w:rsidR="00D01AFF" w:rsidRPr="005F7DE3" w:rsidDel="000D05B6">
          <w:fldChar w:fldCharType="end"/>
        </w:r>
      </w:del>
      <w:ins w:id="1388" w:author="Braun, James E" w:date="2022-04-16T15:59:00Z">
        <w:del w:id="1389" w:author="Lichen Wu" w:date="2022-04-17T16:58:00Z">
          <w:r w:rsidR="00B823FA" w:rsidDel="000D05B6">
            <w:delText xml:space="preserve">. </w:delText>
          </w:r>
        </w:del>
      </w:ins>
      <w:del w:id="1390" w:author="Lichen Wu" w:date="2022-04-17T16:58:00Z">
        <w:r w:rsidR="00541CA8" w:rsidRPr="005F7DE3" w:rsidDel="000D05B6">
          <w:delText xml:space="preserve">And </w:delText>
        </w:r>
      </w:del>
      <w:ins w:id="1391" w:author="Braun, James E" w:date="2022-04-16T15:59:00Z">
        <w:del w:id="1392" w:author="Lichen Wu" w:date="2022-04-17T16:58:00Z">
          <w:r w:rsidR="00B823FA" w:rsidDel="000D05B6">
            <w:delText>Based on these results,</w:delText>
          </w:r>
          <w:r w:rsidR="00B823FA" w:rsidRPr="005F7DE3" w:rsidDel="000D05B6">
            <w:delText xml:space="preserve"> </w:delText>
          </w:r>
        </w:del>
      </w:ins>
      <w:del w:id="1393" w:author="Lichen Wu" w:date="2022-04-17T16:58:00Z">
        <w:r w:rsidR="00541CA8" w:rsidRPr="005F7DE3" w:rsidDel="000D05B6">
          <w:delText>15 has been</w:delText>
        </w:r>
      </w:del>
      <w:ins w:id="1394" w:author="Braun, James E" w:date="2022-04-16T16:00:00Z">
        <w:del w:id="1395" w:author="Lichen Wu" w:date="2022-04-17T16:58:00Z">
          <w:r w:rsidR="00B823FA" w:rsidDel="000D05B6">
            <w:delText>was</w:delText>
          </w:r>
        </w:del>
      </w:ins>
      <w:del w:id="1396" w:author="Lichen Wu" w:date="2022-04-17T16:58:00Z">
        <w:r w:rsidR="00541CA8" w:rsidRPr="005F7DE3" w:rsidDel="000D05B6">
          <w:delText xml:space="preserve"> chosen as the optimal number of warming-up steps for RC prediction. Additionally, as indicated by the </w:delText>
        </w:r>
        <w:r w:rsidR="00D9277D" w:rsidDel="000D05B6">
          <w:delText>left</w:delText>
        </w:r>
        <w:r w:rsidR="00D9277D" w:rsidRPr="005F7DE3" w:rsidDel="000D05B6">
          <w:delText xml:space="preserve"> </w:delText>
        </w:r>
        <w:r w:rsidR="00541CA8" w:rsidRPr="005F7DE3" w:rsidDel="000D05B6">
          <w:delText xml:space="preserve">and right plots of Figure </w:delText>
        </w:r>
        <w:r w:rsidR="00D01AFF" w:rsidRPr="005F7DE3" w:rsidDel="000D05B6">
          <w:fldChar w:fldCharType="begin"/>
        </w:r>
        <w:r w:rsidR="00D01AFF" w:rsidRPr="005F7DE3" w:rsidDel="000D05B6">
          <w:delInstrText xml:space="preserve"> REF sec3_hybrid_hyper \h </w:delInstrText>
        </w:r>
        <w:r w:rsidR="005F7DE3" w:rsidDel="000D05B6">
          <w:delInstrText xml:space="preserve"> \* MERGEFORMAT </w:delInstrText>
        </w:r>
        <w:r w:rsidR="00D01AFF" w:rsidRPr="005F7DE3" w:rsidDel="000D05B6">
          <w:fldChar w:fldCharType="separate"/>
        </w:r>
        <w:r w:rsidR="00543C7D" w:rsidRPr="00543C7D" w:rsidDel="000D05B6">
          <w:rPr>
            <w:b/>
            <w:bCs/>
            <w:noProof/>
          </w:rPr>
          <w:delText>4</w:delText>
        </w:r>
        <w:r w:rsidR="00543C7D" w:rsidRPr="005F7DE3" w:rsidDel="000D05B6">
          <w:delText xml:space="preserve"> </w:delText>
        </w:r>
        <w:r w:rsidR="00D01AFF" w:rsidRPr="005F7DE3" w:rsidDel="000D05B6">
          <w:fldChar w:fldCharType="end"/>
        </w:r>
      </w:del>
      <w:ins w:id="1397" w:author="Braun, James E" w:date="2022-04-16T16:00:00Z">
        <w:del w:id="1398" w:author="Lichen Wu" w:date="2022-04-17T16:58:00Z">
          <w:r w:rsidR="00B823FA" w:rsidDel="000D05B6">
            <w:delText xml:space="preserve">, </w:delText>
          </w:r>
        </w:del>
      </w:ins>
      <w:commentRangeStart w:id="1399"/>
      <w:commentRangeStart w:id="1400"/>
      <w:del w:id="1401" w:author="Lichen Wu" w:date="2022-04-17T16:58:00Z">
        <w:r w:rsidR="00541CA8" w:rsidRPr="005F7DE3" w:rsidDel="000D05B6">
          <w:delText xml:space="preserve"> the optimal number of Gaussians and learning rate have been</w:delText>
        </w:r>
      </w:del>
      <w:ins w:id="1402" w:author="Braun, James E" w:date="2022-04-16T16:00:00Z">
        <w:del w:id="1403" w:author="Lichen Wu" w:date="2022-04-17T16:58:00Z">
          <w:r w:rsidR="00B823FA" w:rsidDel="000D05B6">
            <w:delText>were</w:delText>
          </w:r>
        </w:del>
      </w:ins>
      <w:del w:id="1404" w:author="Lichen Wu" w:date="2022-04-17T16:58:00Z">
        <w:r w:rsidR="00541CA8" w:rsidRPr="005F7DE3" w:rsidDel="000D05B6">
          <w:delText xml:space="preserve"> chosen as 15 and 8e-3, respectively</w:delText>
        </w:r>
        <w:commentRangeEnd w:id="1399"/>
        <w:r w:rsidR="00B823FA" w:rsidDel="000D05B6">
          <w:rPr>
            <w:rStyle w:val="CommentReference"/>
          </w:rPr>
          <w:commentReference w:id="1399"/>
        </w:r>
      </w:del>
      <w:commentRangeEnd w:id="1400"/>
      <w:r w:rsidR="000B73D2">
        <w:rPr>
          <w:rStyle w:val="CommentReference"/>
        </w:rPr>
        <w:commentReference w:id="1400"/>
      </w:r>
      <w:del w:id="1405" w:author="Lichen Wu" w:date="2022-04-17T16:58:00Z">
        <w:r w:rsidR="00541CA8" w:rsidRPr="005F7DE3" w:rsidDel="000D05B6">
          <w:delText xml:space="preserve">. </w:delText>
        </w:r>
        <w:r w:rsidR="00D01AFF" w:rsidRPr="005F7DE3" w:rsidDel="000D05B6">
          <w:delText xml:space="preserve">Additionally, </w:delText>
        </w:r>
      </w:del>
      <w:ins w:id="1406" w:author="Lichen Wu" w:date="2022-04-17T17:12:00Z">
        <w:r w:rsidR="00D868BD">
          <w:t>d</w:t>
        </w:r>
      </w:ins>
      <w:del w:id="1407" w:author="Lichen Wu" w:date="2022-04-17T16:58:00Z">
        <w:r w:rsidR="008603D6" w:rsidRPr="005F7DE3" w:rsidDel="000D05B6">
          <w:delText>d</w:delText>
        </w:r>
      </w:del>
      <w:r w:rsidR="008603D6" w:rsidRPr="005F7DE3">
        <w:t>ifferent input combinations</w:t>
      </w:r>
      <w:ins w:id="1408" w:author="Lichen Wu" w:date="2022-04-18T16:29:00Z">
        <w:r w:rsidR="0036231B">
          <w:t xml:space="preserve"> </w:t>
        </w:r>
        <w:r w:rsidR="0036231B" w:rsidRPr="005F7DE3">
          <w:t xml:space="preserve">for </w:t>
        </w:r>
        <w:r w:rsidR="0036231B">
          <w:t>the hy</w:t>
        </w:r>
        <w:r w:rsidR="0036231B" w:rsidRPr="005F7DE3">
          <w:t xml:space="preserve">brid </w:t>
        </w:r>
        <w:r w:rsidR="0036231B">
          <w:t>m</w:t>
        </w:r>
        <w:r w:rsidR="0036231B" w:rsidRPr="005F7DE3">
          <w:t>odel</w:t>
        </w:r>
      </w:ins>
      <w:r w:rsidR="008603D6" w:rsidRPr="005F7DE3">
        <w:t xml:space="preserve"> </w:t>
      </w:r>
      <w:del w:id="1409" w:author="Braun, James E" w:date="2022-04-16T16:10:00Z">
        <w:r w:rsidR="008603D6" w:rsidRPr="005F7DE3" w:rsidDel="006E589E">
          <w:delText>had also been experimented</w:delText>
        </w:r>
      </w:del>
      <w:ins w:id="1410" w:author="Braun, James E" w:date="2022-04-16T16:10:00Z">
        <w:r w:rsidR="006E589E">
          <w:t xml:space="preserve">were </w:t>
        </w:r>
      </w:ins>
      <w:ins w:id="1411" w:author="Lichen Wu" w:date="2022-04-17T17:12:00Z">
        <w:r w:rsidR="00D868BD">
          <w:t xml:space="preserve">also </w:t>
        </w:r>
      </w:ins>
      <w:ins w:id="1412" w:author="Braun, James E" w:date="2022-04-16T16:10:00Z">
        <w:r w:rsidR="006E589E">
          <w:t>investigated</w:t>
        </w:r>
      </w:ins>
      <w:r w:rsidR="008603D6" w:rsidRPr="005F7DE3">
        <w:t xml:space="preserve"> </w:t>
      </w:r>
      <w:del w:id="1413" w:author="Lichen Wu" w:date="2022-04-18T16:29:00Z">
        <w:r w:rsidR="008603D6" w:rsidRPr="005F7DE3" w:rsidDel="0036231B">
          <w:delText xml:space="preserve">for </w:delText>
        </w:r>
      </w:del>
      <w:ins w:id="1414" w:author="Braun, James E" w:date="2022-04-16T16:10:00Z">
        <w:del w:id="1415" w:author="Lichen Wu" w:date="2022-04-18T16:29:00Z">
          <w:r w:rsidR="006E589E" w:rsidDel="0036231B">
            <w:delText xml:space="preserve">the </w:delText>
          </w:r>
        </w:del>
      </w:ins>
      <w:del w:id="1416" w:author="Lichen Wu" w:date="2022-04-18T16:29:00Z">
        <w:r w:rsidR="00735E65" w:rsidDel="0036231B">
          <w:delText>hy</w:delText>
        </w:r>
        <w:r w:rsidR="008603D6" w:rsidRPr="005F7DE3" w:rsidDel="0036231B">
          <w:delText xml:space="preserve">brid </w:delText>
        </w:r>
        <w:r w:rsidR="00735E65" w:rsidDel="0036231B">
          <w:delText>m</w:delText>
        </w:r>
        <w:r w:rsidR="008603D6" w:rsidRPr="005F7DE3" w:rsidDel="0036231B">
          <w:delText xml:space="preserve">odel </w:delText>
        </w:r>
      </w:del>
      <w:r w:rsidR="008603D6" w:rsidRPr="005F7DE3">
        <w:t xml:space="preserve">as presented in Table </w:t>
      </w:r>
      <w:r w:rsidR="008603D6" w:rsidRPr="005F7DE3">
        <w:fldChar w:fldCharType="begin"/>
      </w:r>
      <w:r w:rsidR="008603D6" w:rsidRPr="005F7DE3">
        <w:instrText xml:space="preserve"> REF sec3_hybrid_input \h </w:instrText>
      </w:r>
      <w:r w:rsidR="005F7DE3">
        <w:instrText xml:space="preserve"> \* MERGEFORMAT </w:instrText>
      </w:r>
      <w:r w:rsidR="008603D6" w:rsidRPr="005F7DE3">
        <w:fldChar w:fldCharType="separate"/>
      </w:r>
      <w:ins w:id="1417" w:author="Lichen Wu" w:date="2022-04-18T18:52:00Z">
        <w:r w:rsidR="009A60BB">
          <w:rPr>
            <w:b/>
            <w:bCs/>
            <w:noProof/>
          </w:rPr>
          <w:t>5</w:t>
        </w:r>
        <w:r w:rsidR="009A60BB" w:rsidRPr="005F7DE3">
          <w:t xml:space="preserve"> </w:t>
        </w:r>
      </w:ins>
      <w:del w:id="1418" w:author="Lichen Wu" w:date="2022-04-17T17:12:00Z">
        <w:r w:rsidR="00543C7D" w:rsidDel="00D868BD">
          <w:rPr>
            <w:b/>
            <w:bCs/>
            <w:noProof/>
          </w:rPr>
          <w:delText>5</w:delText>
        </w:r>
        <w:r w:rsidR="00543C7D" w:rsidRPr="005F7DE3" w:rsidDel="00D868BD">
          <w:delText xml:space="preserve"> </w:delText>
        </w:r>
      </w:del>
      <w:r w:rsidR="008603D6" w:rsidRPr="005F7DE3">
        <w:fldChar w:fldCharType="end"/>
      </w:r>
      <w:ins w:id="1419" w:author="Lichen Wu" w:date="2022-04-18T16:29:00Z">
        <w:r w:rsidR="006358AB">
          <w:t>where</w:t>
        </w:r>
      </w:ins>
      <w:ins w:id="1420" w:author="Lichen Wu" w:date="2022-04-17T17:12:00Z">
        <w:r w:rsidR="00D868BD">
          <w:t xml:space="preserve"> </w:t>
        </w:r>
      </w:ins>
      <m:oMath>
        <m:r>
          <w:ins w:id="1421" w:author="Lichen Wu" w:date="2022-04-17T17:13:00Z">
            <w:rPr>
              <w:rFonts w:ascii="Cambria Math" w:hAnsi="Cambria Math"/>
            </w:rPr>
            <m:t>R</m:t>
          </w:ins>
        </m:r>
        <m:sSub>
          <m:sSubPr>
            <m:ctrlPr>
              <w:ins w:id="1422" w:author="Lichen Wu" w:date="2022-04-17T17:13:00Z">
                <w:rPr>
                  <w:rFonts w:ascii="Cambria Math" w:hAnsi="Cambria Math"/>
                  <w:i/>
                </w:rPr>
              </w:ins>
            </m:ctrlPr>
          </m:sSubPr>
          <m:e>
            <m:r>
              <w:ins w:id="1423" w:author="Lichen Wu" w:date="2022-04-17T17:13:00Z">
                <w:rPr>
                  <w:rFonts w:ascii="Cambria Math" w:hAnsi="Cambria Math"/>
                </w:rPr>
                <m:t>C</m:t>
              </w:ins>
            </m:r>
          </m:e>
          <m:sub>
            <m:r>
              <w:ins w:id="1424" w:author="Lichen Wu" w:date="2022-04-17T17:13:00Z">
                <w:rPr>
                  <w:rFonts w:ascii="Cambria Math" w:hAnsi="Cambria Math"/>
                </w:rPr>
                <m:t>predicted,RealTime</m:t>
              </w:ins>
            </m:r>
          </m:sub>
        </m:sSub>
      </m:oMath>
      <w:ins w:id="1425" w:author="Lichen Wu" w:date="2022-04-17T17:13:00Z">
        <w:r w:rsidR="00D868BD">
          <w:t xml:space="preserve"> represents the predicted load from RC model</w:t>
        </w:r>
      </w:ins>
      <w:r w:rsidR="00735E65">
        <w:t>.</w:t>
      </w:r>
      <w:r w:rsidR="00107F32">
        <w:t xml:space="preserve"> </w:t>
      </w:r>
      <w:r w:rsidR="0014731B" w:rsidRPr="005F7DE3">
        <w:t xml:space="preserve">Compared with case 1, case 2 </w:t>
      </w:r>
      <w:r w:rsidR="0014731B" w:rsidRPr="006C37D5">
        <w:t xml:space="preserve">had </w:t>
      </w:r>
      <w:del w:id="1426" w:author="Braun, James E" w:date="2022-04-16T16:10:00Z">
        <w:r w:rsidR="0014731B" w:rsidRPr="00853CB8" w:rsidDel="006E589E">
          <w:delText xml:space="preserve">additional </w:delText>
        </w:r>
      </w:del>
      <w:r w:rsidR="0014731B" w:rsidRPr="00853CB8">
        <w:t>1.27% lower</w:t>
      </w:r>
      <w:r w:rsidR="0014731B" w:rsidRPr="005F7DE3">
        <w:t xml:space="preserve"> </w:t>
      </w:r>
      <w:del w:id="1427" w:author="Braun, James E" w:date="2022-04-16T16:10:00Z">
        <w:r w:rsidR="0014731B" w:rsidRPr="005F7DE3" w:rsidDel="006E589E">
          <w:delText xml:space="preserve">of </w:delText>
        </w:r>
      </w:del>
      <w:r w:rsidR="0014731B" w:rsidRPr="005F7DE3">
        <w:t xml:space="preserve">CVRMSE, which was consistent </w:t>
      </w:r>
      <w:del w:id="1428" w:author="Braun, James E" w:date="2022-04-16T16:10:00Z">
        <w:r w:rsidR="0014731B" w:rsidRPr="005F7DE3" w:rsidDel="006E589E">
          <w:delText xml:space="preserve">as </w:delText>
        </w:r>
      </w:del>
      <w:ins w:id="1429" w:author="Braun, James E" w:date="2022-04-16T16:10:00Z">
        <w:r w:rsidR="006E589E">
          <w:t>with the results</w:t>
        </w:r>
        <w:r w:rsidR="006E589E" w:rsidRPr="005F7DE3">
          <w:t xml:space="preserve"> </w:t>
        </w:r>
      </w:ins>
      <w:r w:rsidR="0014731B" w:rsidRPr="005F7DE3">
        <w:t xml:space="preserve">shown in Table </w:t>
      </w:r>
      <w:r w:rsidR="0014731B" w:rsidRPr="005F7DE3">
        <w:fldChar w:fldCharType="begin"/>
      </w:r>
      <w:r w:rsidR="0014731B" w:rsidRPr="005F7DE3">
        <w:instrText xml:space="preserve"> REF ggmr_tb \h </w:instrText>
      </w:r>
      <w:r w:rsidR="005F7DE3">
        <w:instrText xml:space="preserve"> \* MERGEFORMAT </w:instrText>
      </w:r>
      <w:r w:rsidR="0014731B" w:rsidRPr="005F7DE3">
        <w:fldChar w:fldCharType="separate"/>
      </w:r>
      <w:r w:rsidR="009A60BB">
        <w:rPr>
          <w:b/>
          <w:bCs/>
          <w:noProof/>
        </w:rPr>
        <w:t>4</w:t>
      </w:r>
      <w:r w:rsidR="0014731B" w:rsidRPr="005F7DE3">
        <w:fldChar w:fldCharType="end"/>
      </w:r>
      <w:r w:rsidR="0014731B" w:rsidRPr="005F7DE3">
        <w:t>.</w:t>
      </w:r>
      <w:ins w:id="1430" w:author="Lichen Wu" w:date="2022-04-17T17:13:00Z">
        <w:r w:rsidR="00D868BD">
          <w:t xml:space="preserve"> </w:t>
        </w:r>
      </w:ins>
      <w:del w:id="1431" w:author="Lichen Wu" w:date="2022-04-17T17:13:00Z">
        <w:r w:rsidR="0014731B" w:rsidRPr="005F7DE3" w:rsidDel="00D868BD">
          <w:delText xml:space="preserve"> </w:delText>
        </w:r>
      </w:del>
      <w:del w:id="1432" w:author="Braun, James E" w:date="2022-04-16T16:11:00Z">
        <w:r w:rsidR="004F076D" w:rsidRPr="005F7DE3" w:rsidDel="006E589E">
          <w:rPr>
            <w:rFonts w:eastAsiaTheme="minorEastAsia"/>
            <w:lang w:eastAsia="zh-CN"/>
          </w:rPr>
          <w:delText>And w</w:delText>
        </w:r>
      </w:del>
      <w:ins w:id="1433" w:author="Braun, James E" w:date="2022-04-16T16:11:00Z">
        <w:del w:id="1434" w:author="Lichen Wu" w:date="2022-04-17T17:13:00Z">
          <w:r w:rsidR="006E589E" w:rsidDel="00D868BD">
            <w:rPr>
              <w:rFonts w:eastAsiaTheme="minorEastAsia"/>
              <w:lang w:eastAsia="zh-CN"/>
            </w:rPr>
            <w:delText>W</w:delText>
          </w:r>
        </w:del>
      </w:ins>
      <w:del w:id="1435" w:author="Lichen Wu" w:date="2022-04-17T17:13:00Z">
        <w:r w:rsidR="004F076D" w:rsidRPr="005F7DE3" w:rsidDel="00D868BD">
          <w:rPr>
            <w:rFonts w:eastAsiaTheme="minorEastAsia"/>
            <w:lang w:eastAsia="zh-CN"/>
          </w:rPr>
          <w:delText xml:space="preserve">e finally selected </w:delText>
        </w:r>
      </w:del>
      <m:oMath>
        <m:sSub>
          <m:sSubPr>
            <m:ctrlPr>
              <w:del w:id="1436" w:author="Lichen Wu" w:date="2022-04-17T17:13:00Z">
                <w:rPr>
                  <w:rFonts w:ascii="Cambria Math" w:hAnsi="Cambria Math"/>
                </w:rPr>
              </w:del>
            </m:ctrlPr>
          </m:sSubPr>
          <m:e>
            <m:r>
              <w:del w:id="1437" w:author="Lichen Wu" w:date="2022-04-17T17:13:00Z">
                <w:rPr>
                  <w:rFonts w:ascii="Cambria Math" w:hAnsi="Cambria Math"/>
                </w:rPr>
                <m:t>T</m:t>
              </w:del>
            </m:r>
          </m:e>
          <m:sub>
            <m:r>
              <w:del w:id="1438" w:author="Lichen Wu" w:date="2022-04-17T17:13:00Z">
                <w:rPr>
                  <w:rFonts w:ascii="Cambria Math" w:hAnsi="Cambria Math"/>
                </w:rPr>
                <m:t>out</m:t>
              </w:del>
            </m:r>
          </m:sub>
        </m:sSub>
        <m:r>
          <w:del w:id="1439" w:author="Lichen Wu" w:date="2022-04-17T17:13:00Z">
            <m:rPr>
              <m:sty m:val="p"/>
            </m:rPr>
            <w:rPr>
              <w:rFonts w:ascii="Cambria Math" w:hAnsi="Cambria Math"/>
            </w:rPr>
            <m:t>,</m:t>
          </w:del>
        </m:r>
        <m:sSub>
          <m:sSubPr>
            <m:ctrlPr>
              <w:del w:id="1440" w:author="Lichen Wu" w:date="2022-04-17T17:13:00Z">
                <w:rPr>
                  <w:rFonts w:ascii="Cambria Math" w:hAnsi="Cambria Math"/>
                </w:rPr>
              </w:del>
            </m:ctrlPr>
          </m:sSubPr>
          <m:e>
            <m:r>
              <w:del w:id="1441" w:author="Lichen Wu" w:date="2022-04-17T17:13:00Z">
                <w:rPr>
                  <w:rFonts w:ascii="Cambria Math" w:hAnsi="Cambria Math"/>
                </w:rPr>
                <m:t>T</m:t>
              </w:del>
            </m:r>
          </m:e>
          <m:sub>
            <m:r>
              <w:del w:id="1442" w:author="Lichen Wu" w:date="2022-04-17T17:13:00Z">
                <w:rPr>
                  <w:rFonts w:ascii="Cambria Math" w:hAnsi="Cambria Math"/>
                </w:rPr>
                <m:t>slabs</m:t>
              </w:del>
            </m:r>
          </m:sub>
        </m:sSub>
        <m:r>
          <w:del w:id="1443" w:author="Lichen Wu" w:date="2022-04-17T17:13:00Z">
            <m:rPr>
              <m:sty m:val="p"/>
            </m:rPr>
            <w:rPr>
              <w:rFonts w:ascii="Cambria Math" w:hAnsi="Cambria Math"/>
            </w:rPr>
            <m:t>,</m:t>
          </w:del>
        </m:r>
        <m:sSub>
          <m:sSubPr>
            <m:ctrlPr>
              <w:del w:id="1444" w:author="Lichen Wu" w:date="2022-04-17T17:13:00Z">
                <w:rPr>
                  <w:rFonts w:ascii="Cambria Math" w:hAnsi="Cambria Math"/>
                </w:rPr>
              </w:del>
            </m:ctrlPr>
          </m:sSubPr>
          <m:e>
            <m:r>
              <w:del w:id="1445" w:author="Lichen Wu" w:date="2022-04-17T17:13:00Z">
                <w:rPr>
                  <w:rFonts w:ascii="Cambria Math" w:hAnsi="Cambria Math"/>
                </w:rPr>
                <m:t>T</m:t>
              </w:del>
            </m:r>
          </m:e>
          <m:sub>
            <m:r>
              <w:del w:id="1446" w:author="Lichen Wu" w:date="2022-04-17T17:13:00Z">
                <w:rPr>
                  <w:rFonts w:ascii="Cambria Math" w:hAnsi="Cambria Math"/>
                </w:rPr>
                <m:t>cav</m:t>
              </w:del>
            </m:r>
          </m:sub>
        </m:sSub>
        <m:r>
          <w:del w:id="1447" w:author="Lichen Wu" w:date="2022-04-17T17:13:00Z">
            <m:rPr>
              <m:sty m:val="p"/>
            </m:rPr>
            <w:rPr>
              <w:rFonts w:ascii="Cambria Math" w:hAnsi="Cambria Math"/>
            </w:rPr>
            <m:t>,</m:t>
          </w:del>
        </m:r>
        <m:r>
          <w:del w:id="1448" w:author="Lichen Wu" w:date="2022-04-17T17:13:00Z">
            <w:rPr>
              <w:rFonts w:ascii="Cambria Math" w:hAnsi="Cambria Math"/>
            </w:rPr>
            <m:t>Valv</m:t>
          </w:del>
        </m:r>
        <m:sSub>
          <m:sSubPr>
            <m:ctrlPr>
              <w:del w:id="1449" w:author="Lichen Wu" w:date="2022-04-17T17:13:00Z">
                <w:rPr>
                  <w:rFonts w:ascii="Cambria Math" w:hAnsi="Cambria Math"/>
                </w:rPr>
              </w:del>
            </m:ctrlPr>
          </m:sSubPr>
          <m:e>
            <m:r>
              <w:del w:id="1450" w:author="Lichen Wu" w:date="2022-04-17T17:13:00Z">
                <w:rPr>
                  <w:rFonts w:ascii="Cambria Math" w:hAnsi="Cambria Math"/>
                </w:rPr>
                <m:t>e</m:t>
              </w:del>
            </m:r>
          </m:e>
          <m:sub>
            <m:r>
              <w:del w:id="1451" w:author="Lichen Wu" w:date="2022-04-17T17:13:00Z">
                <w:rPr>
                  <w:rFonts w:ascii="Cambria Math" w:hAnsi="Cambria Math"/>
                </w:rPr>
                <m:t>cl</m:t>
              </w:del>
            </m:r>
          </m:sub>
        </m:sSub>
        <m:r>
          <w:del w:id="1452" w:author="Lichen Wu" w:date="2022-04-17T17:13:00Z">
            <m:rPr>
              <m:sty m:val="p"/>
            </m:rPr>
            <w:rPr>
              <w:rFonts w:ascii="Cambria Math" w:hAnsi="Cambria Math"/>
            </w:rPr>
            <m:t>,</m:t>
          </w:del>
        </m:r>
        <m:r>
          <w:del w:id="1453" w:author="Lichen Wu" w:date="2022-04-17T17:13:00Z">
            <w:rPr>
              <w:rFonts w:ascii="Cambria Math" w:hAnsi="Cambria Math"/>
            </w:rPr>
            <m:t>Valv</m:t>
          </w:del>
        </m:r>
        <m:sSub>
          <m:sSubPr>
            <m:ctrlPr>
              <w:del w:id="1454" w:author="Lichen Wu" w:date="2022-04-17T17:13:00Z">
                <w:rPr>
                  <w:rFonts w:ascii="Cambria Math" w:hAnsi="Cambria Math"/>
                </w:rPr>
              </w:del>
            </m:ctrlPr>
          </m:sSubPr>
          <m:e>
            <m:r>
              <w:del w:id="1455" w:author="Lichen Wu" w:date="2022-04-17T17:13:00Z">
                <w:rPr>
                  <w:rFonts w:ascii="Cambria Math" w:hAnsi="Cambria Math"/>
                </w:rPr>
                <m:t>e</m:t>
              </w:del>
            </m:r>
          </m:e>
          <m:sub>
            <m:r>
              <w:del w:id="1456" w:author="Lichen Wu" w:date="2022-04-17T17:13:00Z">
                <w:rPr>
                  <w:rFonts w:ascii="Cambria Math" w:hAnsi="Cambria Math"/>
                </w:rPr>
                <m:t>ht</m:t>
              </w:del>
            </m:r>
          </m:sub>
        </m:sSub>
        <m:r>
          <w:del w:id="1457" w:author="Lichen Wu" w:date="2022-04-17T17:13:00Z">
            <w:rPr>
              <w:rFonts w:ascii="Cambria Math" w:hAnsi="Cambria Math"/>
            </w:rPr>
            <m:t>,Flo</m:t>
          </w:del>
        </m:r>
        <m:sSub>
          <m:sSubPr>
            <m:ctrlPr>
              <w:del w:id="1458" w:author="Lichen Wu" w:date="2022-04-17T17:13:00Z">
                <w:rPr>
                  <w:rFonts w:ascii="Cambria Math" w:hAnsi="Cambria Math"/>
                  <w:i/>
                </w:rPr>
              </w:del>
            </m:ctrlPr>
          </m:sSubPr>
          <m:e>
            <m:r>
              <w:del w:id="1459" w:author="Lichen Wu" w:date="2022-04-17T17:13:00Z">
                <w:rPr>
                  <w:rFonts w:ascii="Cambria Math" w:hAnsi="Cambria Math"/>
                </w:rPr>
                <m:t>w</m:t>
              </w:del>
            </m:r>
          </m:e>
          <m:sub>
            <m:r>
              <w:del w:id="1460" w:author="Lichen Wu" w:date="2022-04-17T17:13:00Z">
                <w:rPr>
                  <w:rFonts w:ascii="Cambria Math" w:hAnsi="Cambria Math"/>
                </w:rPr>
                <m:t>Predicted,GGMR</m:t>
              </w:del>
            </m:r>
          </m:sub>
        </m:sSub>
        <m:r>
          <w:del w:id="1461" w:author="Lichen Wu" w:date="2022-04-17T17:13:00Z">
            <m:rPr>
              <m:sty m:val="p"/>
            </m:rPr>
            <w:rPr>
              <w:rFonts w:ascii="Cambria Math" w:eastAsiaTheme="minorEastAsia" w:hAnsi="Cambria Math"/>
            </w:rPr>
            <m:t xml:space="preserve">, </m:t>
          </w:del>
        </m:r>
        <m:r>
          <w:del w:id="1462" w:author="Lichen Wu" w:date="2022-04-17T17:13:00Z">
            <w:rPr>
              <w:rFonts w:ascii="Cambria Math" w:hAnsi="Cambria Math"/>
            </w:rPr>
            <m:t>R</m:t>
          </w:del>
        </m:r>
        <m:sSub>
          <m:sSubPr>
            <m:ctrlPr>
              <w:del w:id="1463" w:author="Lichen Wu" w:date="2022-04-17T17:13:00Z">
                <w:rPr>
                  <w:rFonts w:ascii="Cambria Math" w:hAnsi="Cambria Math"/>
                  <w:i/>
                </w:rPr>
              </w:del>
            </m:ctrlPr>
          </m:sSubPr>
          <m:e>
            <m:r>
              <w:del w:id="1464" w:author="Lichen Wu" w:date="2022-04-17T17:13:00Z">
                <w:rPr>
                  <w:rFonts w:ascii="Cambria Math" w:hAnsi="Cambria Math"/>
                </w:rPr>
                <m:t>C</m:t>
              </w:del>
            </m:r>
          </m:e>
          <m:sub>
            <m:r>
              <w:del w:id="1465" w:author="Lichen Wu" w:date="2022-04-17T17:13:00Z">
                <w:rPr>
                  <w:rFonts w:ascii="Cambria Math" w:hAnsi="Cambria Math"/>
                </w:rPr>
                <m:t>predicted,RealTime</m:t>
              </w:del>
            </m:r>
          </m:sub>
        </m:sSub>
        <m:r>
          <w:del w:id="1466" w:author="Lichen Wu" w:date="2022-04-17T17:13:00Z">
            <w:rPr>
              <w:rFonts w:ascii="Cambria Math" w:hAnsi="Cambria Math"/>
            </w:rPr>
            <m:t>,</m:t>
          </w:del>
        </m:r>
      </m:oMath>
      <w:del w:id="1467" w:author="Lichen Wu" w:date="2022-04-17T17:13:00Z">
        <w:r w:rsidR="004F076D" w:rsidRPr="005F7DE3" w:rsidDel="00D868BD">
          <w:rPr>
            <w:rFonts w:eastAsiaTheme="minorEastAsia"/>
          </w:rPr>
          <w:delText xml:space="preserve">as the </w:delText>
        </w:r>
        <w:r w:rsidR="00543C7D" w:rsidDel="00D868BD">
          <w:rPr>
            <w:rFonts w:eastAsiaTheme="minorEastAsia"/>
          </w:rPr>
          <w:delText>h</w:delText>
        </w:r>
        <w:r w:rsidR="004A5826" w:rsidRPr="005F7DE3" w:rsidDel="00D868BD">
          <w:rPr>
            <w:rFonts w:eastAsiaTheme="minorEastAsia"/>
          </w:rPr>
          <w:delText>ybrid</w:delText>
        </w:r>
        <w:r w:rsidR="004F076D" w:rsidRPr="005F7DE3" w:rsidDel="00D868BD">
          <w:rPr>
            <w:rFonts w:eastAsiaTheme="minorEastAsia"/>
          </w:rPr>
          <w:delText xml:space="preserve"> </w:delText>
        </w:r>
        <w:r w:rsidR="00543C7D" w:rsidDel="00D868BD">
          <w:rPr>
            <w:rFonts w:eastAsiaTheme="minorEastAsia"/>
          </w:rPr>
          <w:delText>m</w:delText>
        </w:r>
        <w:r w:rsidR="004A5826" w:rsidRPr="005F7DE3" w:rsidDel="00D868BD">
          <w:rPr>
            <w:rFonts w:eastAsiaTheme="minorEastAsia"/>
          </w:rPr>
          <w:delText>odel</w:delText>
        </w:r>
        <w:r w:rsidR="004F076D" w:rsidRPr="005F7DE3" w:rsidDel="00D868BD">
          <w:rPr>
            <w:rFonts w:eastAsiaTheme="minorEastAsia"/>
          </w:rPr>
          <w:delText xml:space="preserve"> inputs</w:delText>
        </w:r>
        <w:r w:rsidR="000B3DE1" w:rsidDel="00D868BD">
          <w:rPr>
            <w:rFonts w:eastAsiaTheme="minorEastAsia"/>
          </w:rPr>
          <w:delText xml:space="preserve">, </w:delText>
        </w:r>
      </w:del>
      <w:del w:id="1468" w:author="Lichen Wu" w:date="2022-04-17T17:10:00Z">
        <w:r w:rsidR="000B3DE1" w:rsidDel="00D868BD">
          <w:rPr>
            <w:rFonts w:eastAsiaTheme="minorEastAsia"/>
          </w:rPr>
          <w:delText xml:space="preserve"> </w:delText>
        </w:r>
      </w:del>
      <w:del w:id="1469" w:author="Lichen Wu" w:date="2022-04-17T17:13:00Z">
        <w:r w:rsidR="000B3DE1" w:rsidDel="00D868BD">
          <w:rPr>
            <w:rFonts w:eastAsiaTheme="minorEastAsia"/>
          </w:rPr>
          <w:delText xml:space="preserve">where </w:delText>
        </w:r>
      </w:del>
      <m:oMath>
        <m:r>
          <w:del w:id="1470" w:author="Lichen Wu" w:date="2022-04-17T17:13:00Z">
            <w:rPr>
              <w:rFonts w:ascii="Cambria Math" w:hAnsi="Cambria Math"/>
            </w:rPr>
            <m:t>R</m:t>
          </w:del>
        </m:r>
        <m:sSub>
          <m:sSubPr>
            <m:ctrlPr>
              <w:del w:id="1471" w:author="Lichen Wu" w:date="2022-04-17T17:13:00Z">
                <w:rPr>
                  <w:rFonts w:ascii="Cambria Math" w:hAnsi="Cambria Math"/>
                  <w:i/>
                </w:rPr>
              </w:del>
            </m:ctrlPr>
          </m:sSubPr>
          <m:e>
            <m:r>
              <w:del w:id="1472" w:author="Lichen Wu" w:date="2022-04-17T17:13:00Z">
                <w:rPr>
                  <w:rFonts w:ascii="Cambria Math" w:hAnsi="Cambria Math"/>
                </w:rPr>
                <m:t>C</m:t>
              </w:del>
            </m:r>
          </m:e>
          <m:sub>
            <m:r>
              <w:del w:id="1473" w:author="Lichen Wu" w:date="2022-04-17T17:13:00Z">
                <w:rPr>
                  <w:rFonts w:ascii="Cambria Math" w:hAnsi="Cambria Math"/>
                </w:rPr>
                <m:t>predicted,RealTime</m:t>
              </w:del>
            </m:r>
          </m:sub>
        </m:sSub>
      </m:oMath>
      <w:del w:id="1474" w:author="Lichen Wu" w:date="2022-04-17T17:13:00Z">
        <w:r w:rsidR="000B3DE1" w:rsidDel="00D868BD">
          <w:rPr>
            <w:rFonts w:eastAsiaTheme="minorEastAsia"/>
          </w:rPr>
          <w:delText xml:space="preserve"> is the real time predicted system load from RC</w:delText>
        </w:r>
        <w:r w:rsidR="00A10C6E" w:rsidDel="00D868BD">
          <w:rPr>
            <w:rFonts w:eastAsiaTheme="minorEastAsia"/>
          </w:rPr>
          <w:delText xml:space="preserve"> network</w:delText>
        </w:r>
        <w:r w:rsidR="000B3DE1" w:rsidDel="00D868BD">
          <w:rPr>
            <w:rFonts w:eastAsiaTheme="minorEastAsia"/>
          </w:rPr>
          <w:delText xml:space="preserve"> model</w:delText>
        </w:r>
        <w:r w:rsidR="004F076D" w:rsidRPr="005F7DE3" w:rsidDel="00D868BD">
          <w:rPr>
            <w:rFonts w:eastAsiaTheme="minorEastAsia"/>
          </w:rPr>
          <w:delText>.</w:delText>
        </w:r>
      </w:del>
      <w:ins w:id="1475" w:author="Lichen Wu" w:date="2022-04-17T17:11:00Z">
        <w:r w:rsidR="00D868BD" w:rsidRPr="005F7DE3">
          <w:rPr>
            <w:rFonts w:eastAsiaTheme="minorEastAsia"/>
          </w:rPr>
          <w:t xml:space="preserve">In the end, </w:t>
        </w:r>
        <w:r w:rsidR="00D868BD">
          <w:rPr>
            <w:rFonts w:eastAsiaTheme="minorEastAsia"/>
          </w:rPr>
          <w:t xml:space="preserve">the </w:t>
        </w:r>
        <w:r w:rsidR="00D868BD" w:rsidRPr="005F7DE3">
          <w:rPr>
            <w:rFonts w:eastAsiaTheme="minorEastAsia"/>
          </w:rPr>
          <w:t xml:space="preserve">case </w:t>
        </w:r>
        <w:r w:rsidR="00D868BD">
          <w:rPr>
            <w:rFonts w:eastAsiaTheme="minorEastAsia"/>
          </w:rPr>
          <w:t>2</w:t>
        </w:r>
        <w:r w:rsidR="00D868BD" w:rsidRPr="005F7DE3">
          <w:rPr>
            <w:rFonts w:eastAsiaTheme="minorEastAsia"/>
          </w:rPr>
          <w:t xml:space="preserve"> inputs</w:t>
        </w:r>
        <w:r w:rsidR="00D868BD">
          <w:rPr>
            <w:rFonts w:eastAsiaTheme="minorEastAsia"/>
          </w:rPr>
          <w:t xml:space="preserve"> were</w:t>
        </w:r>
        <w:r w:rsidR="00D868BD" w:rsidRPr="005F7DE3">
          <w:rPr>
            <w:rFonts w:eastAsiaTheme="minorEastAsia"/>
            <w:lang w:eastAsia="zh-CN"/>
          </w:rPr>
          <w:t xml:space="preserve"> selected </w:t>
        </w:r>
        <w:r w:rsidR="00D868BD" w:rsidRPr="005F7DE3">
          <w:rPr>
            <w:rFonts w:eastAsiaTheme="minorEastAsia"/>
          </w:rPr>
          <w:t xml:space="preserve">for </w:t>
        </w:r>
        <w:r w:rsidR="00D868BD">
          <w:rPr>
            <w:rFonts w:eastAsiaTheme="minorEastAsia"/>
          </w:rPr>
          <w:t xml:space="preserve">the </w:t>
        </w:r>
        <w:r w:rsidR="00D868BD">
          <w:rPr>
            <w:rFonts w:eastAsiaTheme="minorEastAsia" w:hint="eastAsia"/>
            <w:lang w:eastAsia="zh-CN"/>
          </w:rPr>
          <w:t>hy</w:t>
        </w:r>
        <w:r w:rsidR="00D868BD">
          <w:rPr>
            <w:rFonts w:eastAsiaTheme="minorEastAsia"/>
          </w:rPr>
          <w:t>brid m</w:t>
        </w:r>
        <w:r w:rsidR="00D868BD" w:rsidRPr="005F7DE3">
          <w:rPr>
            <w:rFonts w:eastAsiaTheme="minorEastAsia"/>
          </w:rPr>
          <w:t>odel.</w:t>
        </w:r>
      </w:ins>
    </w:p>
    <w:p w14:paraId="61CBE1B2" w14:textId="2B502ADB" w:rsidR="00AC3A31" w:rsidDel="00745E20" w:rsidRDefault="00AC3A31">
      <w:pPr>
        <w:rPr>
          <w:del w:id="1476" w:author="Lichen Wu" w:date="2022-04-17T16:45:00Z"/>
        </w:rPr>
        <w:pPrChange w:id="1477" w:author="Lichen Wu" w:date="2022-04-17T16:58:00Z">
          <w:pPr>
            <w:jc w:val="both"/>
          </w:pPr>
        </w:pPrChange>
      </w:pPr>
    </w:p>
    <w:p w14:paraId="702751E0" w14:textId="3D88F09F" w:rsidR="007E0CD9" w:rsidDel="00745E20" w:rsidRDefault="007E0CD9">
      <w:pPr>
        <w:rPr>
          <w:del w:id="1478" w:author="Lichen Wu" w:date="2022-04-17T16:45:00Z"/>
        </w:rPr>
        <w:pPrChange w:id="1479" w:author="Lichen Wu" w:date="2022-04-17T16:58:00Z">
          <w:pPr>
            <w:jc w:val="center"/>
          </w:pPr>
        </w:pPrChange>
      </w:pPr>
      <w:del w:id="1480" w:author="Lichen Wu" w:date="2022-04-17T16:45:00Z">
        <w:r w:rsidDel="00745E20">
          <w:rPr>
            <w:noProof/>
          </w:rPr>
          <w:drawing>
            <wp:inline distT="0" distB="0" distL="0" distR="0" wp14:anchorId="2EC1858B" wp14:editId="0EC80ABA">
              <wp:extent cx="2550338" cy="1896814"/>
              <wp:effectExtent l="19050" t="19050" r="2540" b="825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16696" cy="1946167"/>
                      </a:xfrm>
                      <a:prstGeom prst="rect">
                        <a:avLst/>
                      </a:prstGeom>
                      <a:ln>
                        <a:solidFill>
                          <a:schemeClr val="tx1"/>
                        </a:solidFill>
                      </a:ln>
                    </pic:spPr>
                  </pic:pic>
                </a:graphicData>
              </a:graphic>
            </wp:inline>
          </w:drawing>
        </w:r>
      </w:del>
    </w:p>
    <w:p w14:paraId="1CB0846B" w14:textId="458A95D9" w:rsidR="007E0CD9" w:rsidRPr="005F7DE3" w:rsidRDefault="007E0CD9">
      <w:pPr>
        <w:jc w:val="both"/>
        <w:pPrChange w:id="1481" w:author="Lichen Wu" w:date="2022-04-17T16:58:00Z">
          <w:pPr>
            <w:jc w:val="center"/>
          </w:pPr>
        </w:pPrChange>
      </w:pPr>
      <w:del w:id="1482" w:author="Lichen Wu" w:date="2022-04-17T16:58:00Z">
        <w:r w:rsidDel="000D05B6">
          <w:rPr>
            <w:noProof/>
          </w:rPr>
          <w:lastRenderedPageBreak/>
          <w:drawing>
            <wp:inline distT="0" distB="0" distL="0" distR="0" wp14:anchorId="104182D1" wp14:editId="1EE80167">
              <wp:extent cx="2714228" cy="2144413"/>
              <wp:effectExtent l="19050" t="19050" r="0" b="825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35219" cy="2160997"/>
                      </a:xfrm>
                      <a:prstGeom prst="rect">
                        <a:avLst/>
                      </a:prstGeom>
                      <a:ln>
                        <a:solidFill>
                          <a:schemeClr val="tx1"/>
                        </a:solidFill>
                      </a:ln>
                    </pic:spPr>
                  </pic:pic>
                </a:graphicData>
              </a:graphic>
            </wp:inline>
          </w:drawing>
        </w:r>
        <w:r w:rsidDel="000D05B6">
          <w:rPr>
            <w:noProof/>
          </w:rPr>
          <w:drawing>
            <wp:inline distT="0" distB="0" distL="0" distR="0" wp14:anchorId="747BE778" wp14:editId="70A37FF8">
              <wp:extent cx="3122184" cy="2147501"/>
              <wp:effectExtent l="19050" t="19050" r="2540" b="571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52550" cy="2168388"/>
                      </a:xfrm>
                      <a:prstGeom prst="rect">
                        <a:avLst/>
                      </a:prstGeom>
                      <a:ln>
                        <a:solidFill>
                          <a:schemeClr val="tx1"/>
                        </a:solidFill>
                      </a:ln>
                    </pic:spPr>
                  </pic:pic>
                </a:graphicData>
              </a:graphic>
            </wp:inline>
          </w:drawing>
        </w:r>
      </w:del>
    </w:p>
    <w:p w14:paraId="2076F126" w14:textId="4609C533" w:rsidR="00AD4DFF" w:rsidRDefault="00AD4DFF" w:rsidP="00626F5E">
      <w:pPr>
        <w:keepNext/>
        <w:jc w:val="center"/>
        <w:rPr>
          <w:ins w:id="1483" w:author="Lichen Wu" w:date="2022-04-18T16:22:00Z"/>
        </w:rPr>
      </w:pPr>
    </w:p>
    <w:p w14:paraId="3ACC7EC5" w14:textId="1DFD7D16" w:rsidR="00AC6A1D" w:rsidRDefault="008B67F0" w:rsidP="00AC6A1D">
      <w:pPr>
        <w:keepNext/>
        <w:jc w:val="center"/>
        <w:rPr>
          <w:ins w:id="1484" w:author="Lichen Wu" w:date="2022-04-18T16:23:00Z"/>
        </w:rPr>
      </w:pPr>
      <w:ins w:id="1485" w:author="Lichen Wu" w:date="2022-04-18T17:00:00Z">
        <w:r>
          <w:rPr>
            <w:noProof/>
          </w:rPr>
          <w:drawing>
            <wp:inline distT="0" distB="0" distL="0" distR="0" wp14:anchorId="20B48970" wp14:editId="76B11941">
              <wp:extent cx="2885701" cy="2163433"/>
              <wp:effectExtent l="19050" t="19050" r="10160" b="27940"/>
              <wp:docPr id="13" name="Picture 1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pic:cNvPicPr/>
                    </pic:nvPicPr>
                    <pic:blipFill rotWithShape="1">
                      <a:blip r:embed="rId25">
                        <a:extLst>
                          <a:ext uri="{28A0092B-C50C-407E-A947-70E740481C1C}">
                            <a14:useLocalDpi xmlns:a14="http://schemas.microsoft.com/office/drawing/2010/main" val="0"/>
                          </a:ext>
                        </a:extLst>
                      </a:blip>
                      <a:srcRect l="3700" t="9563" r="5829"/>
                      <a:stretch/>
                    </pic:blipFill>
                    <pic:spPr bwMode="auto">
                      <a:xfrm>
                        <a:off x="0" y="0"/>
                        <a:ext cx="2901358" cy="217517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ins>
    </w:p>
    <w:p w14:paraId="7FDF03AD" w14:textId="0CB56699" w:rsidR="00AC6A1D" w:rsidRDefault="00AC6A1D">
      <w:pPr>
        <w:pStyle w:val="Caption"/>
        <w:rPr>
          <w:ins w:id="1486" w:author="Lichen Wu" w:date="2022-04-18T16:22:00Z"/>
        </w:rPr>
        <w:pPrChange w:id="1487" w:author="Lichen Wu" w:date="2022-04-18T16:23:00Z">
          <w:pPr>
            <w:keepNext/>
            <w:jc w:val="center"/>
          </w:pPr>
        </w:pPrChange>
      </w:pPr>
      <w:ins w:id="1488" w:author="Lichen Wu" w:date="2022-04-18T16:23:00Z">
        <w:r w:rsidRPr="00AC6A1D">
          <w:rPr>
            <w:b/>
            <w:bCs/>
            <w:rPrChange w:id="1489" w:author="Lichen Wu" w:date="2022-04-18T16:23:00Z">
              <w:rPr/>
            </w:rPrChange>
          </w:rPr>
          <w:t xml:space="preserve">Figure </w:t>
        </w:r>
        <w:bookmarkStart w:id="1490" w:name="warming"/>
        <w:r w:rsidRPr="00AC6A1D">
          <w:rPr>
            <w:b/>
            <w:bCs/>
            <w:rPrChange w:id="1491" w:author="Lichen Wu" w:date="2022-04-18T16:23:00Z">
              <w:rPr/>
            </w:rPrChange>
          </w:rPr>
          <w:fldChar w:fldCharType="begin"/>
        </w:r>
        <w:r w:rsidRPr="00AC6A1D">
          <w:rPr>
            <w:b/>
            <w:bCs/>
            <w:rPrChange w:id="1492" w:author="Lichen Wu" w:date="2022-04-18T16:23:00Z">
              <w:rPr/>
            </w:rPrChange>
          </w:rPr>
          <w:instrText xml:space="preserve"> SEQ Figure \* ARABIC </w:instrText>
        </w:r>
      </w:ins>
      <w:r w:rsidRPr="00AC6A1D">
        <w:rPr>
          <w:b/>
          <w:bCs/>
          <w:rPrChange w:id="1493" w:author="Lichen Wu" w:date="2022-04-18T16:23:00Z">
            <w:rPr/>
          </w:rPrChange>
        </w:rPr>
        <w:fldChar w:fldCharType="separate"/>
      </w:r>
      <w:ins w:id="1494" w:author="Lichen Wu" w:date="2022-04-18T18:52:00Z">
        <w:r w:rsidR="009A60BB">
          <w:rPr>
            <w:b/>
            <w:bCs/>
            <w:noProof/>
          </w:rPr>
          <w:t>4</w:t>
        </w:r>
      </w:ins>
      <w:ins w:id="1495" w:author="Lichen Wu" w:date="2022-04-18T16:23:00Z">
        <w:r w:rsidRPr="00AC6A1D">
          <w:rPr>
            <w:b/>
            <w:bCs/>
            <w:rPrChange w:id="1496" w:author="Lichen Wu" w:date="2022-04-18T16:23:00Z">
              <w:rPr/>
            </w:rPrChange>
          </w:rPr>
          <w:fldChar w:fldCharType="end"/>
        </w:r>
        <w:bookmarkEnd w:id="1490"/>
        <w:r>
          <w:t xml:space="preserve"> Determination of warming up step for RC model</w:t>
        </w:r>
      </w:ins>
      <w:ins w:id="1497" w:author="Lichen Wu" w:date="2022-04-18T17:04:00Z">
        <w:r w:rsidR="0090332C">
          <w:t xml:space="preserve"> </w:t>
        </w:r>
      </w:ins>
      <w:ins w:id="1498" w:author="Lichen Wu" w:date="2022-04-18T17:05:00Z">
        <w:r w:rsidR="0090332C">
          <w:rPr>
            <w:rFonts w:hint="eastAsia"/>
          </w:rPr>
          <w:t>base</w:t>
        </w:r>
        <w:r w:rsidR="0090332C">
          <w:t>d on stepwise (5 minutes)</w:t>
        </w:r>
      </w:ins>
      <w:ins w:id="1499" w:author="Lichen Wu" w:date="2022-04-18T17:06:00Z">
        <w:r w:rsidR="0090332C">
          <w:t xml:space="preserve"> </w:t>
        </w:r>
      </w:ins>
      <w:ins w:id="1500" w:author="Lichen Wu" w:date="2022-04-18T17:05:00Z">
        <w:r w:rsidR="0090332C">
          <w:t>prediction performance</w:t>
        </w:r>
      </w:ins>
      <w:ins w:id="1501" w:author="Lichen Wu" w:date="2022-04-18T17:10:00Z">
        <w:r w:rsidR="00F963A4">
          <w:t>.</w:t>
        </w:r>
      </w:ins>
    </w:p>
    <w:p w14:paraId="31DE122F" w14:textId="77777777" w:rsidR="00AC6A1D" w:rsidRPr="005F7DE3" w:rsidRDefault="00AC6A1D" w:rsidP="00626F5E">
      <w:pPr>
        <w:keepNext/>
        <w:jc w:val="center"/>
      </w:pPr>
    </w:p>
    <w:p w14:paraId="3379D60B" w14:textId="66A7C1A3" w:rsidR="0031392A" w:rsidRPr="00735E65" w:rsidDel="000D05B6" w:rsidRDefault="00BB31D6" w:rsidP="00AC6A1D">
      <w:pPr>
        <w:pStyle w:val="Caption"/>
        <w:rPr>
          <w:del w:id="1502" w:author="Lichen Wu" w:date="2022-04-17T16:58:00Z"/>
        </w:rPr>
      </w:pPr>
      <w:commentRangeStart w:id="1503"/>
      <w:commentRangeStart w:id="1504"/>
      <w:del w:id="1505" w:author="Lichen Wu" w:date="2022-04-17T16:58:00Z">
        <w:r w:rsidRPr="00C4330D" w:rsidDel="000D05B6">
          <w:rPr>
            <w:b/>
            <w:bCs/>
          </w:rPr>
          <w:delText xml:space="preserve">Figure </w:delText>
        </w:r>
        <w:bookmarkStart w:id="1506" w:name="sec3_hybrid_hyper"/>
        <w:r w:rsidRPr="00C4330D" w:rsidDel="000D05B6">
          <w:rPr>
            <w:b/>
            <w:bCs/>
          </w:rPr>
          <w:fldChar w:fldCharType="begin"/>
        </w:r>
        <w:r w:rsidRPr="00C4330D" w:rsidDel="000D05B6">
          <w:rPr>
            <w:b/>
            <w:bCs/>
          </w:rPr>
          <w:delInstrText xml:space="preserve"> SEQ Figure \* ARABIC </w:delInstrText>
        </w:r>
        <w:r w:rsidRPr="00C4330D" w:rsidDel="000D05B6">
          <w:rPr>
            <w:b/>
            <w:bCs/>
          </w:rPr>
          <w:fldChar w:fldCharType="separate"/>
        </w:r>
        <w:r w:rsidR="00543C7D" w:rsidDel="000D05B6">
          <w:rPr>
            <w:b/>
            <w:bCs/>
            <w:noProof/>
          </w:rPr>
          <w:delText>4</w:delText>
        </w:r>
        <w:r w:rsidRPr="00C4330D" w:rsidDel="000D05B6">
          <w:rPr>
            <w:b/>
            <w:bCs/>
            <w:noProof/>
          </w:rPr>
          <w:fldChar w:fldCharType="end"/>
        </w:r>
        <w:r w:rsidRPr="005F7DE3" w:rsidDel="000D05B6">
          <w:delText xml:space="preserve"> </w:delText>
        </w:r>
        <w:bookmarkEnd w:id="1506"/>
        <w:r w:rsidRPr="005F7DE3" w:rsidDel="000D05B6">
          <w:delText xml:space="preserve"> Determination of </w:delText>
        </w:r>
        <w:r w:rsidR="00391A0F" w:rsidRPr="005F7DE3" w:rsidDel="000D05B6">
          <w:delText xml:space="preserve">hyperparameters for Hybrid Approach. </w:delText>
        </w:r>
      </w:del>
      <w:del w:id="1507" w:author="Lichen Wu" w:date="2022-04-17T16:45:00Z">
        <w:r w:rsidR="007D3773" w:rsidDel="005A6016">
          <w:delText>Up</w:delText>
        </w:r>
        <w:r w:rsidR="00391A0F" w:rsidRPr="005F7DE3" w:rsidDel="005A6016">
          <w:delText xml:space="preserve">: Warming up steps for RC model; </w:delText>
        </w:r>
      </w:del>
      <w:del w:id="1508" w:author="Lichen Wu" w:date="2022-04-17T16:58:00Z">
        <w:r w:rsidR="007D3773" w:rsidDel="000D05B6">
          <w:delText>Left</w:delText>
        </w:r>
        <w:r w:rsidR="00391A0F" w:rsidRPr="005F7DE3" w:rsidDel="000D05B6">
          <w:delText>: Number of Gaussians for GGMR model; Right: Learning rate for GGMR Model.</w:delText>
        </w:r>
        <w:commentRangeEnd w:id="1503"/>
        <w:r w:rsidR="00EA3AA6" w:rsidDel="000D05B6">
          <w:rPr>
            <w:rStyle w:val="CommentReference"/>
            <w:rFonts w:eastAsia="Times New Roman" w:cs="Times New Roman"/>
            <w:iCs w:val="0"/>
            <w:lang w:eastAsia="en-US"/>
          </w:rPr>
          <w:commentReference w:id="1503"/>
        </w:r>
      </w:del>
      <w:commentRangeEnd w:id="1504"/>
      <w:r w:rsidR="000B73D2">
        <w:rPr>
          <w:rStyle w:val="CommentReference"/>
          <w:rFonts w:eastAsia="Times New Roman" w:cs="Times New Roman"/>
          <w:iCs w:val="0"/>
          <w:lang w:eastAsia="en-US"/>
        </w:rPr>
        <w:commentReference w:id="1504"/>
      </w:r>
    </w:p>
    <w:p w14:paraId="14887FAA" w14:textId="2AF6305A" w:rsidR="00BB31D6" w:rsidRPr="005F7DE3" w:rsidRDefault="00BB31D6" w:rsidP="00AC6A1D">
      <w:pPr>
        <w:pStyle w:val="Caption"/>
      </w:pPr>
      <w:r w:rsidRPr="005F7DE3">
        <w:rPr>
          <w:b/>
          <w:bCs/>
        </w:rPr>
        <w:t xml:space="preserve">Table </w:t>
      </w:r>
      <w:bookmarkStart w:id="1509" w:name="sec3_hybrid_input"/>
      <w:r w:rsidRPr="005F7DE3">
        <w:rPr>
          <w:b/>
          <w:bCs/>
        </w:rPr>
        <w:fldChar w:fldCharType="begin"/>
      </w:r>
      <w:r w:rsidRPr="005F7DE3">
        <w:rPr>
          <w:b/>
          <w:bCs/>
        </w:rPr>
        <w:instrText xml:space="preserve"> SEQ Table \* ARABIC </w:instrText>
      </w:r>
      <w:r w:rsidRPr="005F7DE3">
        <w:rPr>
          <w:b/>
          <w:bCs/>
        </w:rPr>
        <w:fldChar w:fldCharType="separate"/>
      </w:r>
      <w:r w:rsidR="009A60BB">
        <w:rPr>
          <w:b/>
          <w:bCs/>
          <w:noProof/>
        </w:rPr>
        <w:t>5</w:t>
      </w:r>
      <w:r w:rsidRPr="005F7DE3">
        <w:rPr>
          <w:b/>
          <w:bCs/>
          <w:noProof/>
        </w:rPr>
        <w:fldChar w:fldCharType="end"/>
      </w:r>
      <w:r w:rsidRPr="005F7DE3">
        <w:t xml:space="preserve"> </w:t>
      </w:r>
      <w:bookmarkEnd w:id="1509"/>
      <w:ins w:id="1510" w:author="Lichen Wu" w:date="2022-04-18T15:24:00Z">
        <w:r w:rsidR="00191064">
          <w:t>Hourly prediction p</w:t>
        </w:r>
        <w:r w:rsidR="00191064" w:rsidRPr="005F7DE3">
          <w:t xml:space="preserve">erformance comparison </w:t>
        </w:r>
      </w:ins>
      <w:del w:id="1511" w:author="Lichen Wu" w:date="2022-04-18T15:24:00Z">
        <w:r w:rsidRPr="005F7DE3" w:rsidDel="00191064">
          <w:delText xml:space="preserve">Prediction performance comparison </w:delText>
        </w:r>
      </w:del>
      <w:r w:rsidRPr="005F7DE3">
        <w:t xml:space="preserve">for different </w:t>
      </w:r>
      <w:r w:rsidR="00B23785">
        <w:t>h</w:t>
      </w:r>
      <w:r w:rsidR="00B23785" w:rsidRPr="005F7DE3">
        <w:t xml:space="preserve">ybrid </w:t>
      </w:r>
      <w:r w:rsidR="00B23785">
        <w:t>m</w:t>
      </w:r>
      <w:r w:rsidR="00B23785" w:rsidRPr="005F7DE3">
        <w:t xml:space="preserve">odel </w:t>
      </w:r>
      <w:r w:rsidRPr="005F7DE3">
        <w:t>inputs</w:t>
      </w:r>
      <w:ins w:id="1512" w:author="Lichen Wu" w:date="2022-04-18T17:10:00Z">
        <w:r w:rsidR="00F963A4">
          <w:t>.</w:t>
        </w:r>
      </w:ins>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5"/>
        <w:gridCol w:w="3457"/>
        <w:gridCol w:w="2041"/>
      </w:tblGrid>
      <w:tr w:rsidR="003A2A2C" w:rsidRPr="005F7DE3" w14:paraId="1947B4B2" w14:textId="0583C717" w:rsidTr="001957E6">
        <w:trPr>
          <w:jc w:val="center"/>
        </w:trPr>
        <w:tc>
          <w:tcPr>
            <w:tcW w:w="1965" w:type="dxa"/>
            <w:tcBorders>
              <w:bottom w:val="single" w:sz="4" w:space="0" w:color="auto"/>
            </w:tcBorders>
            <w:vAlign w:val="center"/>
          </w:tcPr>
          <w:p w14:paraId="62133755" w14:textId="66170C68" w:rsidR="003A2A2C" w:rsidRPr="005F7DE3" w:rsidRDefault="003A2A2C" w:rsidP="00F8712E">
            <w:pPr>
              <w:jc w:val="center"/>
              <w:rPr>
                <w:lang w:eastAsia="zh-CN"/>
              </w:rPr>
            </w:pPr>
            <w:r w:rsidRPr="005F7DE3">
              <w:rPr>
                <w:b/>
                <w:bCs/>
              </w:rPr>
              <w:t>Case #</w:t>
            </w:r>
          </w:p>
        </w:tc>
        <w:tc>
          <w:tcPr>
            <w:tcW w:w="3457" w:type="dxa"/>
            <w:tcBorders>
              <w:bottom w:val="single" w:sz="4" w:space="0" w:color="auto"/>
            </w:tcBorders>
            <w:vAlign w:val="center"/>
          </w:tcPr>
          <w:p w14:paraId="163EA08E" w14:textId="1D43DD88" w:rsidR="003A2A2C" w:rsidRPr="005F7DE3" w:rsidRDefault="003A2A2C" w:rsidP="00F8712E">
            <w:pPr>
              <w:jc w:val="center"/>
              <w:rPr>
                <w:lang w:eastAsia="zh-CN"/>
              </w:rPr>
            </w:pPr>
            <w:r w:rsidRPr="005F7DE3">
              <w:rPr>
                <w:b/>
                <w:bCs/>
              </w:rPr>
              <w:t>Inputs</w:t>
            </w:r>
          </w:p>
        </w:tc>
        <w:tc>
          <w:tcPr>
            <w:tcW w:w="2041" w:type="dxa"/>
            <w:tcBorders>
              <w:bottom w:val="single" w:sz="4" w:space="0" w:color="auto"/>
            </w:tcBorders>
            <w:vAlign w:val="center"/>
          </w:tcPr>
          <w:p w14:paraId="7BA237E8" w14:textId="68346468" w:rsidR="003A2A2C" w:rsidRPr="005F7DE3" w:rsidRDefault="003A2A2C" w:rsidP="00F8712E">
            <w:pPr>
              <w:jc w:val="center"/>
              <w:rPr>
                <w:lang w:eastAsia="zh-CN"/>
              </w:rPr>
            </w:pPr>
            <w:r w:rsidRPr="005F7DE3">
              <w:rPr>
                <w:b/>
                <w:bCs/>
              </w:rPr>
              <w:t xml:space="preserve">CVRMSE </w:t>
            </w:r>
            <w:ins w:id="1513" w:author="Lichen Wu" w:date="2022-04-17T21:01:00Z">
              <w:r w:rsidR="00145E9F">
                <w:rPr>
                  <w:b/>
                  <w:bCs/>
                </w:rPr>
                <w:t>(%)</w:t>
              </w:r>
            </w:ins>
          </w:p>
        </w:tc>
      </w:tr>
      <w:tr w:rsidR="003A2A2C" w:rsidRPr="005F7DE3" w14:paraId="384B71BE" w14:textId="6C0A3723" w:rsidTr="001957E6">
        <w:trPr>
          <w:jc w:val="center"/>
        </w:trPr>
        <w:tc>
          <w:tcPr>
            <w:tcW w:w="1965" w:type="dxa"/>
            <w:tcBorders>
              <w:top w:val="single" w:sz="4" w:space="0" w:color="auto"/>
              <w:bottom w:val="single" w:sz="4" w:space="0" w:color="auto"/>
            </w:tcBorders>
            <w:vAlign w:val="center"/>
          </w:tcPr>
          <w:p w14:paraId="6EEBDC6A" w14:textId="70E07F2A" w:rsidR="003A2A2C" w:rsidRPr="005F7DE3" w:rsidRDefault="003A2A2C" w:rsidP="00F8712E">
            <w:pPr>
              <w:jc w:val="center"/>
              <w:rPr>
                <w:lang w:eastAsia="zh-CN"/>
              </w:rPr>
            </w:pPr>
            <w:r w:rsidRPr="005F7DE3">
              <w:rPr>
                <w:lang w:eastAsia="zh-CN"/>
              </w:rPr>
              <w:t>1</w:t>
            </w:r>
          </w:p>
        </w:tc>
        <w:tc>
          <w:tcPr>
            <w:tcW w:w="3457" w:type="dxa"/>
            <w:tcBorders>
              <w:top w:val="single" w:sz="4" w:space="0" w:color="auto"/>
              <w:bottom w:val="single" w:sz="4" w:space="0" w:color="auto"/>
            </w:tcBorders>
            <w:vAlign w:val="center"/>
          </w:tcPr>
          <w:p w14:paraId="42347104" w14:textId="77777777" w:rsidR="003A2A2C" w:rsidRPr="005F7DE3" w:rsidRDefault="008F54D4" w:rsidP="00F8712E">
            <w:pPr>
              <w:jc w:val="center"/>
            </w:pPr>
            <m:oMathPara>
              <m:oMath>
                <m:sSub>
                  <m:sSubPr>
                    <m:ctrlPr>
                      <w:rPr>
                        <w:rFonts w:ascii="Cambria Math" w:hAnsi="Cambria Math"/>
                      </w:rPr>
                    </m:ctrlPr>
                  </m:sSubPr>
                  <m:e>
                    <m:r>
                      <w:rPr>
                        <w:rFonts w:ascii="Cambria Math" w:hAnsi="Cambria Math"/>
                      </w:rPr>
                      <m:t>T</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slabs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cav</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cl</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ht</m:t>
                    </m:r>
                  </m:sub>
                </m:sSub>
                <m:r>
                  <w:rPr>
                    <w:rFonts w:ascii="Cambria Math" w:hAnsi="Cambria Math"/>
                  </w:rPr>
                  <m:t>,</m:t>
                </m:r>
              </m:oMath>
            </m:oMathPara>
          </w:p>
          <w:p w14:paraId="6973C0D9" w14:textId="0558FED2" w:rsidR="003A2A2C" w:rsidRPr="005F7DE3" w:rsidRDefault="003A2A2C" w:rsidP="00F8712E">
            <w:pPr>
              <w:jc w:val="center"/>
            </w:pPr>
            <m:oMathPara>
              <m:oMath>
                <m:r>
                  <w:rPr>
                    <w:rFonts w:ascii="Cambria Math" w:hAnsi="Cambria Math"/>
                  </w:rPr>
                  <m:t>R</m:t>
                </m:r>
                <m:sSub>
                  <m:sSubPr>
                    <m:ctrlPr>
                      <w:rPr>
                        <w:rFonts w:ascii="Cambria Math" w:hAnsi="Cambria Math"/>
                        <w:i/>
                      </w:rPr>
                    </m:ctrlPr>
                  </m:sSubPr>
                  <m:e>
                    <m:r>
                      <w:rPr>
                        <w:rFonts w:ascii="Cambria Math" w:hAnsi="Cambria Math"/>
                      </w:rPr>
                      <m:t>C</m:t>
                    </m:r>
                  </m:e>
                  <m:sub>
                    <m:r>
                      <w:rPr>
                        <w:rFonts w:ascii="Cambria Math" w:hAnsi="Cambria Math"/>
                      </w:rPr>
                      <m:t>predicted,RealTime</m:t>
                    </m:r>
                  </m:sub>
                </m:sSub>
              </m:oMath>
            </m:oMathPara>
          </w:p>
        </w:tc>
        <w:tc>
          <w:tcPr>
            <w:tcW w:w="2041" w:type="dxa"/>
            <w:tcBorders>
              <w:top w:val="single" w:sz="4" w:space="0" w:color="auto"/>
              <w:bottom w:val="single" w:sz="4" w:space="0" w:color="auto"/>
            </w:tcBorders>
            <w:vAlign w:val="center"/>
          </w:tcPr>
          <w:p w14:paraId="18BA25DE" w14:textId="4CA965BA" w:rsidR="003A2A2C" w:rsidRPr="005F7DE3" w:rsidRDefault="003A2A2C" w:rsidP="00F8712E">
            <w:pPr>
              <w:jc w:val="center"/>
              <w:rPr>
                <w:lang w:eastAsia="zh-CN"/>
              </w:rPr>
            </w:pPr>
            <w:r w:rsidRPr="005F7DE3">
              <w:rPr>
                <w:lang w:eastAsia="zh-CN"/>
              </w:rPr>
              <w:t>11.22</w:t>
            </w:r>
            <w:del w:id="1514" w:author="Lichen Wu" w:date="2022-04-17T21:01:00Z">
              <w:r w:rsidRPr="005F7DE3" w:rsidDel="00145E9F">
                <w:rPr>
                  <w:lang w:eastAsia="zh-CN"/>
                </w:rPr>
                <w:delText xml:space="preserve"> %</w:delText>
              </w:r>
            </w:del>
          </w:p>
        </w:tc>
      </w:tr>
      <w:tr w:rsidR="003A2A2C" w:rsidRPr="005F7DE3" w14:paraId="1B71C143" w14:textId="0A016806" w:rsidTr="001957E6">
        <w:trPr>
          <w:jc w:val="center"/>
        </w:trPr>
        <w:tc>
          <w:tcPr>
            <w:tcW w:w="1965" w:type="dxa"/>
            <w:tcBorders>
              <w:top w:val="single" w:sz="4" w:space="0" w:color="auto"/>
              <w:bottom w:val="single" w:sz="4" w:space="0" w:color="auto"/>
            </w:tcBorders>
            <w:vAlign w:val="center"/>
          </w:tcPr>
          <w:p w14:paraId="4157536D" w14:textId="6F7B70DB" w:rsidR="003A2A2C" w:rsidRPr="005F7DE3" w:rsidRDefault="003A2A2C" w:rsidP="00F8712E">
            <w:pPr>
              <w:jc w:val="center"/>
              <w:rPr>
                <w:lang w:eastAsia="zh-CN"/>
              </w:rPr>
            </w:pPr>
            <w:r w:rsidRPr="005F7DE3">
              <w:rPr>
                <w:lang w:eastAsia="zh-CN"/>
              </w:rPr>
              <w:t>2</w:t>
            </w:r>
          </w:p>
        </w:tc>
        <w:tc>
          <w:tcPr>
            <w:tcW w:w="3457" w:type="dxa"/>
            <w:tcBorders>
              <w:top w:val="single" w:sz="4" w:space="0" w:color="auto"/>
              <w:bottom w:val="single" w:sz="4" w:space="0" w:color="auto"/>
            </w:tcBorders>
            <w:vAlign w:val="center"/>
          </w:tcPr>
          <w:p w14:paraId="1C8CF9C4" w14:textId="0903A271" w:rsidR="003A2A2C" w:rsidRPr="005F7DE3" w:rsidRDefault="008F54D4" w:rsidP="00F8712E">
            <w:pPr>
              <w:jc w:val="center"/>
            </w:pPr>
            <m:oMathPara>
              <m:oMath>
                <m:sSub>
                  <m:sSubPr>
                    <m:ctrlPr>
                      <w:rPr>
                        <w:rFonts w:ascii="Cambria Math" w:hAnsi="Cambria Math"/>
                      </w:rPr>
                    </m:ctrlPr>
                  </m:sSubPr>
                  <m:e>
                    <m:r>
                      <w:rPr>
                        <w:rFonts w:ascii="Cambria Math" w:hAnsi="Cambria Math"/>
                      </w:rPr>
                      <m:t>T</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slabs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cav</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cl</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ht</m:t>
                    </m:r>
                  </m:sub>
                </m:sSub>
                <m:r>
                  <w:rPr>
                    <w:rFonts w:ascii="Cambria Math" w:hAnsi="Cambria Math"/>
                  </w:rPr>
                  <m:t>,</m:t>
                </m:r>
              </m:oMath>
            </m:oMathPara>
          </w:p>
          <w:p w14:paraId="4E28486D" w14:textId="67568727" w:rsidR="003A2A2C" w:rsidRPr="005F7DE3" w:rsidRDefault="003A2A2C" w:rsidP="00F8712E">
            <w:pPr>
              <w:jc w:val="center"/>
              <w:rPr>
                <w:lang w:eastAsia="zh-CN"/>
              </w:rPr>
            </w:pPr>
            <m:oMathPara>
              <m:oMath>
                <m:r>
                  <w:rPr>
                    <w:rFonts w:ascii="Cambria Math" w:hAnsi="Cambria Math"/>
                  </w:rPr>
                  <m:t>Flo</m:t>
                </m:r>
                <m:sSub>
                  <m:sSubPr>
                    <m:ctrlPr>
                      <w:rPr>
                        <w:rFonts w:ascii="Cambria Math" w:hAnsi="Cambria Math"/>
                        <w:i/>
                      </w:rPr>
                    </m:ctrlPr>
                  </m:sSubPr>
                  <m:e>
                    <m:r>
                      <w:rPr>
                        <w:rFonts w:ascii="Cambria Math" w:hAnsi="Cambria Math"/>
                      </w:rPr>
                      <m:t>w</m:t>
                    </m:r>
                  </m:e>
                  <m:sub>
                    <m:r>
                      <w:rPr>
                        <w:rFonts w:ascii="Cambria Math" w:hAnsi="Cambria Math"/>
                      </w:rPr>
                      <m:t>Predicted,GGMR</m:t>
                    </m:r>
                  </m:sub>
                </m:sSub>
                <m:r>
                  <w:rPr>
                    <w:rFonts w:ascii="Cambria Math" w:hAnsi="Cambria Math"/>
                  </w:rPr>
                  <m:t>,R</m:t>
                </m:r>
                <m:sSub>
                  <m:sSubPr>
                    <m:ctrlPr>
                      <w:rPr>
                        <w:rFonts w:ascii="Cambria Math" w:hAnsi="Cambria Math"/>
                        <w:i/>
                      </w:rPr>
                    </m:ctrlPr>
                  </m:sSubPr>
                  <m:e>
                    <m:r>
                      <w:rPr>
                        <w:rFonts w:ascii="Cambria Math" w:hAnsi="Cambria Math"/>
                      </w:rPr>
                      <m:t>C</m:t>
                    </m:r>
                  </m:e>
                  <m:sub>
                    <m:r>
                      <w:rPr>
                        <w:rFonts w:ascii="Cambria Math" w:hAnsi="Cambria Math"/>
                      </w:rPr>
                      <m:t>predicted,RealTime</m:t>
                    </m:r>
                  </m:sub>
                </m:sSub>
              </m:oMath>
            </m:oMathPara>
          </w:p>
        </w:tc>
        <w:tc>
          <w:tcPr>
            <w:tcW w:w="2041" w:type="dxa"/>
            <w:tcBorders>
              <w:top w:val="single" w:sz="4" w:space="0" w:color="auto"/>
              <w:bottom w:val="single" w:sz="4" w:space="0" w:color="auto"/>
            </w:tcBorders>
            <w:vAlign w:val="center"/>
          </w:tcPr>
          <w:p w14:paraId="7A6F508A" w14:textId="4ED97F0B" w:rsidR="003A2A2C" w:rsidRPr="005F7DE3" w:rsidRDefault="003A2A2C" w:rsidP="00F8712E">
            <w:pPr>
              <w:jc w:val="center"/>
              <w:rPr>
                <w:lang w:eastAsia="zh-CN"/>
              </w:rPr>
            </w:pPr>
            <w:r w:rsidRPr="00E56E81">
              <w:rPr>
                <w:b/>
                <w:bCs/>
                <w:lang w:eastAsia="zh-CN"/>
                <w:rPrChange w:id="1515" w:author="Lichen Wu" w:date="2022-04-17T19:33:00Z">
                  <w:rPr>
                    <w:lang w:eastAsia="zh-CN"/>
                  </w:rPr>
                </w:rPrChange>
              </w:rPr>
              <w:t>9.95</w:t>
            </w:r>
            <w:del w:id="1516" w:author="Lichen Wu" w:date="2022-04-17T21:01:00Z">
              <w:r w:rsidRPr="005F7DE3" w:rsidDel="00145E9F">
                <w:rPr>
                  <w:lang w:eastAsia="zh-CN"/>
                </w:rPr>
                <w:delText xml:space="preserve"> %</w:delText>
              </w:r>
            </w:del>
          </w:p>
        </w:tc>
      </w:tr>
    </w:tbl>
    <w:p w14:paraId="704C8C2D" w14:textId="77777777" w:rsidR="00FA34CD" w:rsidRPr="005F7DE3" w:rsidRDefault="00FA34CD" w:rsidP="00C156E5">
      <w:pPr>
        <w:widowControl w:val="0"/>
        <w:jc w:val="both"/>
      </w:pPr>
    </w:p>
    <w:p w14:paraId="756CC18E" w14:textId="0A5780D5" w:rsidR="005D15F8" w:rsidRPr="005F7DE3" w:rsidRDefault="00B26135" w:rsidP="00EB07BC">
      <w:pPr>
        <w:pStyle w:val="Heading2"/>
      </w:pPr>
      <w:r w:rsidRPr="005F7DE3">
        <w:t>3.</w:t>
      </w:r>
      <w:r w:rsidR="00A90CF4" w:rsidRPr="005F7DE3">
        <w:t>3</w:t>
      </w:r>
      <w:r w:rsidRPr="005F7DE3">
        <w:t xml:space="preserve"> </w:t>
      </w:r>
      <w:r w:rsidR="00A86194" w:rsidRPr="005F7DE3">
        <w:t>Performance Comparison</w:t>
      </w:r>
      <w:r w:rsidR="00120EEC" w:rsidRPr="005F7DE3">
        <w:t xml:space="preserve"> </w:t>
      </w:r>
      <w:r w:rsidR="001A76CC" w:rsidRPr="005F7DE3">
        <w:t>for</w:t>
      </w:r>
      <w:r w:rsidR="00120EEC" w:rsidRPr="005F7DE3">
        <w:t xml:space="preserve"> </w:t>
      </w:r>
      <w:r w:rsidR="001A76CC" w:rsidRPr="005F7DE3">
        <w:t>Proposed Models</w:t>
      </w:r>
    </w:p>
    <w:p w14:paraId="076C2803" w14:textId="44D6D211" w:rsidR="00FE073D" w:rsidRPr="005F7DE3" w:rsidRDefault="00FE073D" w:rsidP="00FE073D">
      <w:pPr>
        <w:rPr>
          <w:lang w:eastAsia="zh-CN"/>
        </w:rPr>
      </w:pPr>
      <w:del w:id="1517" w:author="Braun, James E" w:date="2022-04-16T16:11:00Z">
        <w:r w:rsidRPr="005F7DE3" w:rsidDel="006E589E">
          <w:rPr>
            <w:lang w:eastAsia="zh-CN"/>
          </w:rPr>
          <w:delText xml:space="preserve">As shown </w:delText>
        </w:r>
        <w:r w:rsidR="00593A98" w:rsidDel="006E589E">
          <w:rPr>
            <w:lang w:eastAsia="zh-CN"/>
          </w:rPr>
          <w:delText>from</w:delText>
        </w:r>
      </w:del>
      <w:ins w:id="1518" w:author="Braun, James E" w:date="2022-04-16T16:11:00Z">
        <w:r w:rsidR="006E589E">
          <w:rPr>
            <w:lang w:eastAsia="zh-CN"/>
          </w:rPr>
          <w:t>Based on</w:t>
        </w:r>
      </w:ins>
      <w:r w:rsidR="00593A98">
        <w:rPr>
          <w:lang w:eastAsia="zh-CN"/>
        </w:rPr>
        <w:t xml:space="preserve"> the statistical results</w:t>
      </w:r>
      <w:ins w:id="1519" w:author="Braun, James E" w:date="2022-04-16T16:12:00Z">
        <w:r w:rsidR="006E589E">
          <w:rPr>
            <w:lang w:eastAsia="zh-CN"/>
          </w:rPr>
          <w:t xml:space="preserve"> presented</w:t>
        </w:r>
      </w:ins>
      <w:r w:rsidR="00593A98">
        <w:rPr>
          <w:lang w:eastAsia="zh-CN"/>
        </w:rPr>
        <w:t xml:space="preserve"> </w:t>
      </w:r>
      <w:r w:rsidRPr="005F7DE3">
        <w:rPr>
          <w:lang w:eastAsia="zh-CN"/>
        </w:rPr>
        <w:t xml:space="preserve">in Table </w:t>
      </w:r>
      <w:r w:rsidR="00ED7CE6" w:rsidRPr="005F7DE3">
        <w:rPr>
          <w:lang w:eastAsia="zh-CN"/>
        </w:rPr>
        <w:fldChar w:fldCharType="begin"/>
      </w:r>
      <w:r w:rsidR="00ED7CE6" w:rsidRPr="005F7DE3">
        <w:rPr>
          <w:lang w:eastAsia="zh-CN"/>
        </w:rPr>
        <w:instrText xml:space="preserve"> REF all_performance_tb \h </w:instrText>
      </w:r>
      <w:r w:rsidR="005F7DE3">
        <w:rPr>
          <w:lang w:eastAsia="zh-CN"/>
        </w:rPr>
        <w:instrText xml:space="preserve"> \* MERGEFORMAT </w:instrText>
      </w:r>
      <w:r w:rsidR="00ED7CE6" w:rsidRPr="005F7DE3">
        <w:rPr>
          <w:lang w:eastAsia="zh-CN"/>
        </w:rPr>
      </w:r>
      <w:r w:rsidR="00ED7CE6" w:rsidRPr="005F7DE3">
        <w:rPr>
          <w:lang w:eastAsia="zh-CN"/>
        </w:rPr>
        <w:fldChar w:fldCharType="separate"/>
      </w:r>
      <w:r w:rsidR="009A60BB" w:rsidRPr="005F7DE3">
        <w:rPr>
          <w:b/>
          <w:bCs/>
        </w:rPr>
        <w:t>5</w:t>
      </w:r>
      <w:r w:rsidR="00ED7CE6" w:rsidRPr="005F7DE3">
        <w:rPr>
          <w:lang w:eastAsia="zh-CN"/>
        </w:rPr>
        <w:fldChar w:fldCharType="end"/>
      </w:r>
      <w:r w:rsidRPr="005F7DE3">
        <w:rPr>
          <w:lang w:eastAsia="zh-CN"/>
        </w:rPr>
        <w:t>, all three proposed models compl</w:t>
      </w:r>
      <w:ins w:id="1520" w:author="Braun, James E" w:date="2022-04-16T16:11:00Z">
        <w:r w:rsidR="006E589E">
          <w:rPr>
            <w:lang w:eastAsia="zh-CN"/>
          </w:rPr>
          <w:t>y</w:t>
        </w:r>
      </w:ins>
      <w:del w:id="1521" w:author="Braun, James E" w:date="2022-04-16T16:11:00Z">
        <w:r w:rsidRPr="005F7DE3" w:rsidDel="006E589E">
          <w:rPr>
            <w:lang w:eastAsia="zh-CN"/>
          </w:rPr>
          <w:delText>ied</w:delText>
        </w:r>
      </w:del>
      <w:r w:rsidRPr="005F7DE3">
        <w:rPr>
          <w:lang w:eastAsia="zh-CN"/>
        </w:rPr>
        <w:t xml:space="preserve"> with ASHRAE Guideline 14</w:t>
      </w:r>
      <w:r w:rsidR="0033745D">
        <w:rPr>
          <w:lang w:eastAsia="zh-CN"/>
        </w:rPr>
        <w:t xml:space="preserve"> </w:t>
      </w:r>
      <w:r w:rsidR="0033745D">
        <w:rPr>
          <w:lang w:eastAsia="zh-CN"/>
        </w:rPr>
        <w:fldChar w:fldCharType="begin"/>
      </w:r>
      <w:r w:rsidR="0033745D">
        <w:rPr>
          <w:lang w:eastAsia="zh-CN"/>
        </w:rPr>
        <w:instrText xml:space="preserve"> ADDIN ZOTERO_ITEM CSL_CITATION {"citationID":"pDrrk8K1","properties":{"formattedCitation":"(ASHRAE 2014)","plainCitation":"(ASHRAE 2014)","noteIndex":0},"citationItems":[{"id":1010,"uris":["http://zotero.org/users/3944343/items/99T27S5B"],"itemData":{"id":1010,"type":"article-journal","language":"en","page":"150","source":"Zotero","title":"ASHRAE Guideline 14: Measurement of Energy, Demand and Water Savings","author":[{"literal":"ASHRAE"}],"issued":{"date-parts":[["2014",1,1]]}}}],"schema":"https://github.com/citation-style-language/schema/raw/master/csl-citation.json"} </w:instrText>
      </w:r>
      <w:r w:rsidR="0033745D">
        <w:rPr>
          <w:lang w:eastAsia="zh-CN"/>
        </w:rPr>
        <w:fldChar w:fldCharType="separate"/>
      </w:r>
      <w:r w:rsidR="0033745D" w:rsidRPr="0033745D">
        <w:t>(ASHRAE 2014)</w:t>
      </w:r>
      <w:r w:rsidR="0033745D">
        <w:rPr>
          <w:lang w:eastAsia="zh-CN"/>
        </w:rPr>
        <w:fldChar w:fldCharType="end"/>
      </w:r>
      <w:r w:rsidRPr="005F7DE3">
        <w:rPr>
          <w:lang w:eastAsia="zh-CN"/>
        </w:rPr>
        <w:t xml:space="preserve">. </w:t>
      </w:r>
      <w:r w:rsidR="003267CB">
        <w:rPr>
          <w:lang w:eastAsia="zh-CN"/>
        </w:rPr>
        <w:t>Moreover, t</w:t>
      </w:r>
      <w:r w:rsidRPr="005F7DE3">
        <w:rPr>
          <w:lang w:eastAsia="zh-CN"/>
        </w:rPr>
        <w:t xml:space="preserve">his table </w:t>
      </w:r>
      <w:r w:rsidR="003267CB">
        <w:rPr>
          <w:lang w:eastAsia="zh-CN"/>
        </w:rPr>
        <w:t>demonstrates</w:t>
      </w:r>
      <w:r w:rsidRPr="005F7DE3">
        <w:rPr>
          <w:lang w:eastAsia="zh-CN"/>
        </w:rPr>
        <w:t xml:space="preserve"> that the </w:t>
      </w:r>
      <w:r w:rsidR="00EA01D1">
        <w:rPr>
          <w:lang w:eastAsia="zh-CN"/>
        </w:rPr>
        <w:t>h</w:t>
      </w:r>
      <w:r w:rsidR="00EA01D1" w:rsidRPr="005F7DE3">
        <w:rPr>
          <w:lang w:eastAsia="zh-CN"/>
        </w:rPr>
        <w:t xml:space="preserve">ybrid </w:t>
      </w:r>
      <w:r w:rsidR="00EA01D1">
        <w:rPr>
          <w:lang w:eastAsia="zh-CN"/>
        </w:rPr>
        <w:t>m</w:t>
      </w:r>
      <w:r w:rsidR="00EA01D1" w:rsidRPr="005F7DE3">
        <w:rPr>
          <w:lang w:eastAsia="zh-CN"/>
        </w:rPr>
        <w:t xml:space="preserve">odel </w:t>
      </w:r>
      <w:r w:rsidRPr="005F7DE3">
        <w:rPr>
          <w:lang w:eastAsia="zh-CN"/>
        </w:rPr>
        <w:t xml:space="preserve">is the most accurate model for predicting the energy consumption of </w:t>
      </w:r>
      <w:r w:rsidR="00EA01D1">
        <w:rPr>
          <w:lang w:eastAsia="zh-CN"/>
        </w:rPr>
        <w:t>r</w:t>
      </w:r>
      <w:r w:rsidR="00EA01D1" w:rsidRPr="005F7DE3">
        <w:rPr>
          <w:lang w:eastAsia="zh-CN"/>
        </w:rPr>
        <w:t xml:space="preserve">adiant </w:t>
      </w:r>
      <w:r w:rsidR="00EA01D1">
        <w:rPr>
          <w:lang w:eastAsia="zh-CN"/>
        </w:rPr>
        <w:t>s</w:t>
      </w:r>
      <w:r w:rsidR="00EA01D1" w:rsidRPr="005F7DE3">
        <w:rPr>
          <w:lang w:eastAsia="zh-CN"/>
        </w:rPr>
        <w:t xml:space="preserve">lab </w:t>
      </w:r>
      <w:r w:rsidRPr="005F7DE3">
        <w:rPr>
          <w:lang w:eastAsia="zh-CN"/>
        </w:rPr>
        <w:t>systems</w:t>
      </w:r>
      <w:r w:rsidR="003267CB">
        <w:rPr>
          <w:lang w:eastAsia="zh-CN"/>
        </w:rPr>
        <w:t>,</w:t>
      </w:r>
      <w:r w:rsidR="008C14BB">
        <w:rPr>
          <w:lang w:eastAsia="zh-CN"/>
        </w:rPr>
        <w:t xml:space="preserve"> as</w:t>
      </w:r>
      <w:r w:rsidR="003267CB">
        <w:rPr>
          <w:lang w:eastAsia="zh-CN"/>
        </w:rPr>
        <w:t xml:space="preserve"> it</w:t>
      </w:r>
      <w:r w:rsidR="009C342F">
        <w:rPr>
          <w:lang w:eastAsia="zh-CN"/>
        </w:rPr>
        <w:t xml:space="preserve"> incorporat</w:t>
      </w:r>
      <w:r w:rsidR="003267CB">
        <w:rPr>
          <w:lang w:eastAsia="zh-CN"/>
        </w:rPr>
        <w:t>es</w:t>
      </w:r>
      <w:r w:rsidR="009C342F">
        <w:rPr>
          <w:lang w:eastAsia="zh-CN"/>
        </w:rPr>
        <w:t xml:space="preserve"> information from both</w:t>
      </w:r>
      <w:ins w:id="1522" w:author="Braun, James E" w:date="2022-04-16T16:12:00Z">
        <w:r w:rsidR="006E589E">
          <w:rPr>
            <w:lang w:eastAsia="zh-CN"/>
          </w:rPr>
          <w:t xml:space="preserve"> the</w:t>
        </w:r>
      </w:ins>
      <w:r w:rsidR="009C342F">
        <w:rPr>
          <w:lang w:eastAsia="zh-CN"/>
        </w:rPr>
        <w:t xml:space="preserve"> RC and GGMR models</w:t>
      </w:r>
      <w:r w:rsidR="003267CB">
        <w:rPr>
          <w:lang w:eastAsia="zh-CN"/>
        </w:rPr>
        <w:t>.</w:t>
      </w:r>
      <w:r w:rsidRPr="005F7DE3">
        <w:rPr>
          <w:lang w:eastAsia="zh-CN"/>
        </w:rPr>
        <w:t xml:space="preserve"> </w:t>
      </w:r>
      <w:r w:rsidRPr="006C37D5">
        <w:rPr>
          <w:lang w:eastAsia="zh-CN"/>
        </w:rPr>
        <w:t>Specifically</w:t>
      </w:r>
      <w:r w:rsidRPr="005F7DE3">
        <w:rPr>
          <w:lang w:eastAsia="zh-CN"/>
        </w:rPr>
        <w:t xml:space="preserve">, </w:t>
      </w:r>
      <w:r w:rsidR="00A029F2">
        <w:rPr>
          <w:lang w:eastAsia="zh-CN"/>
        </w:rPr>
        <w:t>t</w:t>
      </w:r>
      <w:r w:rsidRPr="005F7DE3">
        <w:rPr>
          <w:lang w:eastAsia="zh-CN"/>
        </w:rPr>
        <w:t>he hybrid approach has an NRMSE of 8.77 percent (</w:t>
      </w:r>
      <w:r w:rsidR="00A94DE9" w:rsidRPr="005F7DE3">
        <w:rPr>
          <w:lang w:eastAsia="zh-CN"/>
        </w:rPr>
        <w:t>4.79</w:t>
      </w:r>
      <w:r w:rsidRPr="005F7DE3">
        <w:rPr>
          <w:lang w:eastAsia="zh-CN"/>
        </w:rPr>
        <w:t xml:space="preserve"> percent less than </w:t>
      </w:r>
      <w:ins w:id="1523" w:author="Braun, James E" w:date="2022-04-16T16:15:00Z">
        <w:r w:rsidR="00F0659C">
          <w:rPr>
            <w:lang w:eastAsia="zh-CN"/>
          </w:rPr>
          <w:t xml:space="preserve">the </w:t>
        </w:r>
      </w:ins>
      <w:r w:rsidRPr="005F7DE3">
        <w:rPr>
          <w:lang w:eastAsia="zh-CN"/>
        </w:rPr>
        <w:t xml:space="preserve">RC </w:t>
      </w:r>
      <w:ins w:id="1524" w:author="Braun, James E" w:date="2022-04-16T16:15:00Z">
        <w:r w:rsidR="00F0659C">
          <w:rPr>
            <w:lang w:eastAsia="zh-CN"/>
          </w:rPr>
          <w:t xml:space="preserve">alone </w:t>
        </w:r>
      </w:ins>
      <w:r w:rsidRPr="005F7DE3">
        <w:rPr>
          <w:lang w:eastAsia="zh-CN"/>
        </w:rPr>
        <w:t xml:space="preserve">and </w:t>
      </w:r>
      <w:r w:rsidR="00A94DE9" w:rsidRPr="005F7DE3">
        <w:rPr>
          <w:lang w:eastAsia="zh-CN"/>
        </w:rPr>
        <w:t>11.98</w:t>
      </w:r>
      <w:r w:rsidRPr="005F7DE3">
        <w:rPr>
          <w:lang w:eastAsia="zh-CN"/>
        </w:rPr>
        <w:t xml:space="preserve"> percent </w:t>
      </w:r>
      <w:r w:rsidRPr="006C37D5">
        <w:rPr>
          <w:lang w:eastAsia="zh-CN"/>
        </w:rPr>
        <w:t>less</w:t>
      </w:r>
      <w:r w:rsidRPr="005F7DE3">
        <w:rPr>
          <w:lang w:eastAsia="zh-CN"/>
        </w:rPr>
        <w:t xml:space="preserve"> than </w:t>
      </w:r>
      <w:ins w:id="1525" w:author="Braun, James E" w:date="2022-04-16T16:20:00Z">
        <w:r w:rsidR="004F7F58">
          <w:rPr>
            <w:lang w:eastAsia="zh-CN"/>
          </w:rPr>
          <w:t xml:space="preserve">the </w:t>
        </w:r>
      </w:ins>
      <w:r w:rsidRPr="005F7DE3">
        <w:rPr>
          <w:lang w:eastAsia="zh-CN"/>
        </w:rPr>
        <w:t>GGMR</w:t>
      </w:r>
      <w:ins w:id="1526" w:author="Braun, James E" w:date="2022-04-16T16:15:00Z">
        <w:r w:rsidR="00F0659C">
          <w:rPr>
            <w:lang w:eastAsia="zh-CN"/>
          </w:rPr>
          <w:t xml:space="preserve"> alon</w:t>
        </w:r>
      </w:ins>
      <w:ins w:id="1527" w:author="Braun, James E" w:date="2022-04-16T16:20:00Z">
        <w:r w:rsidR="004F7F58">
          <w:rPr>
            <w:lang w:eastAsia="zh-CN"/>
          </w:rPr>
          <w:t>e</w:t>
        </w:r>
      </w:ins>
      <w:r w:rsidRPr="005F7DE3">
        <w:rPr>
          <w:lang w:eastAsia="zh-CN"/>
        </w:rPr>
        <w:t>), a CVRMSE of 9.95 percent (</w:t>
      </w:r>
      <w:r w:rsidR="00A94DE9" w:rsidRPr="005F7DE3">
        <w:rPr>
          <w:lang w:eastAsia="zh-CN"/>
        </w:rPr>
        <w:t>5.64</w:t>
      </w:r>
      <w:r w:rsidRPr="005F7DE3">
        <w:rPr>
          <w:lang w:eastAsia="zh-CN"/>
        </w:rPr>
        <w:t xml:space="preserve"> percent less than </w:t>
      </w:r>
      <w:ins w:id="1528" w:author="Braun, James E" w:date="2022-04-16T16:20:00Z">
        <w:r w:rsidR="004F7F58">
          <w:rPr>
            <w:lang w:eastAsia="zh-CN"/>
          </w:rPr>
          <w:t xml:space="preserve">the </w:t>
        </w:r>
      </w:ins>
      <w:r w:rsidRPr="005F7DE3">
        <w:rPr>
          <w:lang w:eastAsia="zh-CN"/>
        </w:rPr>
        <w:t xml:space="preserve">RC and </w:t>
      </w:r>
      <w:r w:rsidR="00850EFE" w:rsidRPr="005F7DE3">
        <w:rPr>
          <w:lang w:eastAsia="zh-CN"/>
        </w:rPr>
        <w:t>12.6</w:t>
      </w:r>
      <w:r w:rsidRPr="005F7DE3">
        <w:rPr>
          <w:lang w:eastAsia="zh-CN"/>
        </w:rPr>
        <w:t xml:space="preserve"> percent less than </w:t>
      </w:r>
      <w:ins w:id="1529" w:author="Braun, James E" w:date="2022-04-16T16:21:00Z">
        <w:r w:rsidR="004F7F58">
          <w:rPr>
            <w:lang w:eastAsia="zh-CN"/>
          </w:rPr>
          <w:t xml:space="preserve">the </w:t>
        </w:r>
      </w:ins>
      <w:r w:rsidRPr="005F7DE3">
        <w:rPr>
          <w:lang w:eastAsia="zh-CN"/>
        </w:rPr>
        <w:t>GGMR), a</w:t>
      </w:r>
      <w:del w:id="1530" w:author="Lichen Wu" w:date="2022-04-18T15:22:00Z">
        <w:r w:rsidRPr="005F7DE3" w:rsidDel="00191064">
          <w:rPr>
            <w:lang w:eastAsia="zh-CN"/>
          </w:rPr>
          <w:delText>n</w:delText>
        </w:r>
      </w:del>
      <w:r w:rsidRPr="005F7DE3">
        <w:rPr>
          <w:lang w:eastAsia="zh-CN"/>
        </w:rPr>
        <w:t xml:space="preserve"> MAE of 3.62 kW (</w:t>
      </w:r>
      <w:r w:rsidR="00850EFE" w:rsidRPr="005F7DE3">
        <w:rPr>
          <w:lang w:eastAsia="zh-CN"/>
        </w:rPr>
        <w:t>2.14 kW</w:t>
      </w:r>
      <w:r w:rsidRPr="005F7DE3">
        <w:rPr>
          <w:lang w:eastAsia="zh-CN"/>
        </w:rPr>
        <w:t xml:space="preserve"> </w:t>
      </w:r>
      <w:del w:id="1531" w:author="Braun, James E" w:date="2022-04-16T16:21:00Z">
        <w:r w:rsidRPr="005F7DE3" w:rsidDel="004F7F58">
          <w:rPr>
            <w:lang w:eastAsia="zh-CN"/>
          </w:rPr>
          <w:delText xml:space="preserve">less than RC </w:delText>
        </w:r>
      </w:del>
      <w:r w:rsidRPr="005F7DE3">
        <w:rPr>
          <w:lang w:eastAsia="zh-CN"/>
        </w:rPr>
        <w:t xml:space="preserve">and </w:t>
      </w:r>
      <w:r w:rsidR="00850EFE" w:rsidRPr="005F7DE3">
        <w:rPr>
          <w:lang w:eastAsia="zh-CN"/>
        </w:rPr>
        <w:t>3.99 kW</w:t>
      </w:r>
      <w:r w:rsidRPr="005F7DE3">
        <w:rPr>
          <w:lang w:eastAsia="zh-CN"/>
        </w:rPr>
        <w:t xml:space="preserve"> less than </w:t>
      </w:r>
      <w:ins w:id="1532" w:author="Braun, James E" w:date="2022-04-16T16:21:00Z">
        <w:r w:rsidR="004F7F58">
          <w:rPr>
            <w:lang w:eastAsia="zh-CN"/>
          </w:rPr>
          <w:t xml:space="preserve">the </w:t>
        </w:r>
        <w:r w:rsidR="004F7F58" w:rsidRPr="005F7DE3">
          <w:rPr>
            <w:lang w:eastAsia="zh-CN"/>
          </w:rPr>
          <w:t xml:space="preserve">RC </w:t>
        </w:r>
        <w:r w:rsidR="004F7F58">
          <w:rPr>
            <w:lang w:eastAsia="zh-CN"/>
          </w:rPr>
          <w:t xml:space="preserve">and </w:t>
        </w:r>
      </w:ins>
      <w:r w:rsidRPr="005F7DE3">
        <w:rPr>
          <w:lang w:eastAsia="zh-CN"/>
        </w:rPr>
        <w:t>GGMR</w:t>
      </w:r>
      <w:ins w:id="1533" w:author="Braun, James E" w:date="2022-04-16T16:21:00Z">
        <w:r w:rsidR="004F7F58">
          <w:rPr>
            <w:lang w:eastAsia="zh-CN"/>
          </w:rPr>
          <w:t>, respectively</w:t>
        </w:r>
      </w:ins>
      <w:ins w:id="1534" w:author="Lichen Wu" w:date="2022-04-18T15:22:00Z">
        <w:r w:rsidR="00191064">
          <w:rPr>
            <w:lang w:eastAsia="zh-CN"/>
          </w:rPr>
          <w:t>)</w:t>
        </w:r>
      </w:ins>
      <w:del w:id="1535" w:author="Lichen Wu" w:date="2022-04-18T18:21:00Z">
        <w:r w:rsidRPr="005F7DE3" w:rsidDel="00BA2C88">
          <w:rPr>
            <w:lang w:eastAsia="zh-CN"/>
          </w:rPr>
          <w:delText>)</w:delText>
        </w:r>
      </w:del>
      <w:r w:rsidRPr="005F7DE3">
        <w:rPr>
          <w:lang w:eastAsia="zh-CN"/>
        </w:rPr>
        <w:t>, and a MAPE of 19.31 percent (</w:t>
      </w:r>
      <w:r w:rsidR="00850EFE" w:rsidRPr="005F7DE3">
        <w:rPr>
          <w:lang w:eastAsia="zh-CN"/>
        </w:rPr>
        <w:t>89.22</w:t>
      </w:r>
      <w:r w:rsidRPr="005F7DE3">
        <w:rPr>
          <w:lang w:eastAsia="zh-CN"/>
        </w:rPr>
        <w:t xml:space="preserve"> percent lower </w:t>
      </w:r>
      <w:del w:id="1536" w:author="Lichen Wu" w:date="2022-04-18T18:21:00Z">
        <w:r w:rsidRPr="005F7DE3" w:rsidDel="00BA2C88">
          <w:rPr>
            <w:lang w:eastAsia="zh-CN"/>
          </w:rPr>
          <w:delText xml:space="preserve">from </w:delText>
        </w:r>
      </w:del>
      <w:ins w:id="1537" w:author="Lichen Wu" w:date="2022-04-18T18:21:00Z">
        <w:r w:rsidR="00BA2C88">
          <w:rPr>
            <w:lang w:eastAsia="zh-CN"/>
          </w:rPr>
          <w:t>than the</w:t>
        </w:r>
        <w:r w:rsidR="00BA2C88" w:rsidRPr="005F7DE3">
          <w:rPr>
            <w:lang w:eastAsia="zh-CN"/>
          </w:rPr>
          <w:t xml:space="preserve"> </w:t>
        </w:r>
      </w:ins>
      <w:r w:rsidRPr="005F7DE3">
        <w:rPr>
          <w:lang w:eastAsia="zh-CN"/>
        </w:rPr>
        <w:t xml:space="preserve">RC, </w:t>
      </w:r>
      <w:ins w:id="1538" w:author="Braun, James E" w:date="2022-04-16T16:21:00Z">
        <w:r w:rsidR="004F7F58">
          <w:rPr>
            <w:lang w:eastAsia="zh-CN"/>
          </w:rPr>
          <w:t xml:space="preserve">and </w:t>
        </w:r>
      </w:ins>
      <w:r w:rsidR="00850EFE" w:rsidRPr="005F7DE3">
        <w:rPr>
          <w:lang w:eastAsia="zh-CN"/>
        </w:rPr>
        <w:t>8.43</w:t>
      </w:r>
      <w:r w:rsidRPr="005F7DE3">
        <w:rPr>
          <w:lang w:eastAsia="zh-CN"/>
        </w:rPr>
        <w:t xml:space="preserve"> percent lower </w:t>
      </w:r>
      <w:del w:id="1539" w:author="Lichen Wu" w:date="2022-04-18T18:21:00Z">
        <w:r w:rsidRPr="005F7DE3" w:rsidDel="00BA2C88">
          <w:rPr>
            <w:lang w:eastAsia="zh-CN"/>
          </w:rPr>
          <w:delText xml:space="preserve">from </w:delText>
        </w:r>
      </w:del>
      <w:ins w:id="1540" w:author="Braun, James E" w:date="2022-04-16T16:35:00Z">
        <w:r w:rsidR="00A94A5E">
          <w:rPr>
            <w:lang w:eastAsia="zh-CN"/>
          </w:rPr>
          <w:t>than the</w:t>
        </w:r>
      </w:ins>
      <w:ins w:id="1541" w:author="Braun, James E" w:date="2022-04-16T16:21:00Z">
        <w:r w:rsidR="004F7F58" w:rsidRPr="005F7DE3">
          <w:rPr>
            <w:lang w:eastAsia="zh-CN"/>
          </w:rPr>
          <w:t xml:space="preserve"> RC</w:t>
        </w:r>
        <w:r w:rsidR="004F7F58">
          <w:rPr>
            <w:lang w:eastAsia="zh-CN"/>
          </w:rPr>
          <w:t xml:space="preserve"> and </w:t>
        </w:r>
      </w:ins>
      <w:r w:rsidRPr="005F7DE3">
        <w:rPr>
          <w:lang w:eastAsia="zh-CN"/>
        </w:rPr>
        <w:t>GGMR</w:t>
      </w:r>
      <w:ins w:id="1542" w:author="Braun, James E" w:date="2022-04-16T16:21:00Z">
        <w:r w:rsidR="004F7F58">
          <w:rPr>
            <w:lang w:eastAsia="zh-CN"/>
          </w:rPr>
          <w:t>, respectively</w:t>
        </w:r>
      </w:ins>
      <w:r w:rsidRPr="005F7DE3">
        <w:rPr>
          <w:lang w:eastAsia="zh-CN"/>
        </w:rPr>
        <w:t>).</w:t>
      </w:r>
    </w:p>
    <w:p w14:paraId="39649D56" w14:textId="77777777" w:rsidR="008661CF" w:rsidRPr="005F7DE3" w:rsidRDefault="008661CF" w:rsidP="00C4330D"/>
    <w:p w14:paraId="28777744" w14:textId="1D91841B" w:rsidR="006C22CE" w:rsidRPr="005F7DE3" w:rsidRDefault="006C22CE">
      <w:pPr>
        <w:pStyle w:val="Caption"/>
        <w:pPrChange w:id="1543" w:author="Lichen Wu" w:date="2022-04-18T16:23:00Z">
          <w:pPr>
            <w:pStyle w:val="Caption"/>
            <w:keepNext/>
          </w:pPr>
        </w:pPrChange>
      </w:pPr>
      <w:bookmarkStart w:id="1544" w:name="_Hlk101185823"/>
      <w:commentRangeStart w:id="1545"/>
      <w:commentRangeStart w:id="1546"/>
      <w:r w:rsidRPr="005F7DE3">
        <w:rPr>
          <w:b/>
          <w:bCs/>
        </w:rPr>
        <w:lastRenderedPageBreak/>
        <w:t xml:space="preserve">Table </w:t>
      </w:r>
      <w:bookmarkStart w:id="1547" w:name="hybrid_tb1"/>
      <w:bookmarkStart w:id="1548" w:name="all_performance_tb"/>
      <w:r w:rsidRPr="005F7DE3">
        <w:rPr>
          <w:b/>
          <w:bCs/>
        </w:rPr>
        <w:t>5</w:t>
      </w:r>
      <w:bookmarkEnd w:id="1547"/>
      <w:bookmarkEnd w:id="1548"/>
      <w:r w:rsidRPr="005F7DE3">
        <w:t xml:space="preserve"> </w:t>
      </w:r>
      <w:ins w:id="1549" w:author="Lichen Wu" w:date="2022-04-18T15:15:00Z">
        <w:r w:rsidR="00DB01D0">
          <w:t>Hourly prediction p</w:t>
        </w:r>
      </w:ins>
      <w:del w:id="1550" w:author="Lichen Wu" w:date="2022-04-18T15:15:00Z">
        <w:r w:rsidR="00A32FB7" w:rsidRPr="005F7DE3" w:rsidDel="00DB01D0">
          <w:delText>P</w:delText>
        </w:r>
      </w:del>
      <w:r w:rsidR="00A32FB7" w:rsidRPr="005F7DE3">
        <w:t xml:space="preserve">erformance comparison </w:t>
      </w:r>
      <w:del w:id="1551" w:author="Lichen Wu" w:date="2022-04-18T15:18:00Z">
        <w:r w:rsidR="00A32FB7" w:rsidRPr="005F7DE3" w:rsidDel="00DB01D0">
          <w:delText>for h</w:delText>
        </w:r>
        <w:r w:rsidRPr="005F7DE3" w:rsidDel="00DB01D0">
          <w:delText xml:space="preserve">ourly prediction </w:delText>
        </w:r>
      </w:del>
      <w:r w:rsidRPr="005F7DE3">
        <w:t>of proposed models</w:t>
      </w:r>
      <w:commentRangeEnd w:id="1545"/>
      <w:r w:rsidR="004F7F58">
        <w:rPr>
          <w:rStyle w:val="CommentReference"/>
          <w:rFonts w:eastAsia="Times New Roman" w:cs="Times New Roman"/>
          <w:iCs w:val="0"/>
          <w:lang w:eastAsia="en-US"/>
        </w:rPr>
        <w:commentReference w:id="1545"/>
      </w:r>
      <w:commentRangeEnd w:id="1546"/>
      <w:r w:rsidR="000B73D2">
        <w:rPr>
          <w:rStyle w:val="CommentReference"/>
          <w:rFonts w:eastAsia="Times New Roman" w:cs="Times New Roman"/>
          <w:iCs w:val="0"/>
          <w:lang w:eastAsia="en-US"/>
        </w:rPr>
        <w:commentReference w:id="1546"/>
      </w:r>
      <w:ins w:id="1552" w:author="Lichen Wu" w:date="2022-04-18T17:10:00Z">
        <w:r w:rsidR="00F963A4">
          <w:t>.</w:t>
        </w:r>
      </w:ins>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553" w:author="Lichen Wu" w:date="2022-04-18T18:20:00Z">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629"/>
        <w:gridCol w:w="1696"/>
        <w:gridCol w:w="1724"/>
        <w:gridCol w:w="1649"/>
        <w:gridCol w:w="1662"/>
        <w:tblGridChange w:id="1554">
          <w:tblGrid>
            <w:gridCol w:w="2114"/>
            <w:gridCol w:w="1825"/>
            <w:gridCol w:w="1832"/>
            <w:gridCol w:w="1813"/>
            <w:gridCol w:w="1813"/>
          </w:tblGrid>
        </w:tblGridChange>
      </w:tblGrid>
      <w:tr w:rsidR="00723460" w:rsidRPr="005F7DE3" w14:paraId="6251480B" w14:textId="42443992" w:rsidTr="00723460">
        <w:trPr>
          <w:jc w:val="center"/>
          <w:trPrChange w:id="1555" w:author="Lichen Wu" w:date="2022-04-18T18:20:00Z">
            <w:trPr>
              <w:jc w:val="center"/>
            </w:trPr>
          </w:trPrChange>
        </w:trPr>
        <w:tc>
          <w:tcPr>
            <w:tcW w:w="2115" w:type="dxa"/>
            <w:tcBorders>
              <w:top w:val="single" w:sz="4" w:space="0" w:color="auto"/>
              <w:bottom w:val="single" w:sz="4" w:space="0" w:color="auto"/>
            </w:tcBorders>
            <w:vAlign w:val="center"/>
            <w:tcPrChange w:id="1556" w:author="Lichen Wu" w:date="2022-04-18T18:20:00Z">
              <w:tcPr>
                <w:tcW w:w="2047" w:type="dxa"/>
                <w:tcBorders>
                  <w:top w:val="single" w:sz="4" w:space="0" w:color="auto"/>
                  <w:bottom w:val="single" w:sz="4" w:space="0" w:color="auto"/>
                </w:tcBorders>
                <w:vAlign w:val="center"/>
              </w:tcPr>
            </w:tcPrChange>
          </w:tcPr>
          <w:p w14:paraId="0A273E0E" w14:textId="77777777" w:rsidR="00723460" w:rsidRPr="005F7DE3" w:rsidRDefault="00723460" w:rsidP="00B036E2">
            <w:pPr>
              <w:jc w:val="center"/>
              <w:rPr>
                <w:b/>
                <w:bCs/>
                <w:lang w:eastAsia="zh-CN"/>
              </w:rPr>
            </w:pPr>
            <w:r w:rsidRPr="005F7DE3">
              <w:rPr>
                <w:b/>
                <w:bCs/>
                <w:lang w:eastAsia="zh-CN"/>
              </w:rPr>
              <w:t>Models</w:t>
            </w:r>
          </w:p>
        </w:tc>
        <w:tc>
          <w:tcPr>
            <w:tcW w:w="1817" w:type="dxa"/>
            <w:tcBorders>
              <w:top w:val="single" w:sz="4" w:space="0" w:color="auto"/>
              <w:bottom w:val="single" w:sz="4" w:space="0" w:color="auto"/>
            </w:tcBorders>
            <w:vAlign w:val="center"/>
            <w:tcPrChange w:id="1557" w:author="Lichen Wu" w:date="2022-04-18T18:20:00Z">
              <w:tcPr>
                <w:tcW w:w="1825" w:type="dxa"/>
                <w:tcBorders>
                  <w:top w:val="single" w:sz="4" w:space="0" w:color="auto"/>
                  <w:bottom w:val="single" w:sz="4" w:space="0" w:color="auto"/>
                </w:tcBorders>
                <w:vAlign w:val="center"/>
              </w:tcPr>
            </w:tcPrChange>
          </w:tcPr>
          <w:p w14:paraId="1E84441A" w14:textId="77777777" w:rsidR="00723460" w:rsidRPr="005F7DE3" w:rsidRDefault="00723460" w:rsidP="00B036E2">
            <w:pPr>
              <w:jc w:val="center"/>
              <w:rPr>
                <w:b/>
                <w:bCs/>
                <w:lang w:eastAsia="zh-CN"/>
              </w:rPr>
            </w:pPr>
            <w:r w:rsidRPr="005F7DE3">
              <w:rPr>
                <w:b/>
                <w:bCs/>
                <w:lang w:eastAsia="zh-CN"/>
              </w:rPr>
              <w:t>NRMSE (%)</w:t>
            </w:r>
          </w:p>
        </w:tc>
        <w:tc>
          <w:tcPr>
            <w:tcW w:w="1826" w:type="dxa"/>
            <w:tcBorders>
              <w:top w:val="single" w:sz="4" w:space="0" w:color="auto"/>
              <w:bottom w:val="single" w:sz="4" w:space="0" w:color="auto"/>
            </w:tcBorders>
            <w:vAlign w:val="center"/>
            <w:tcPrChange w:id="1558" w:author="Lichen Wu" w:date="2022-04-18T18:20:00Z">
              <w:tcPr>
                <w:tcW w:w="1832" w:type="dxa"/>
                <w:tcBorders>
                  <w:top w:val="single" w:sz="4" w:space="0" w:color="auto"/>
                  <w:bottom w:val="single" w:sz="4" w:space="0" w:color="auto"/>
                </w:tcBorders>
                <w:vAlign w:val="center"/>
              </w:tcPr>
            </w:tcPrChange>
          </w:tcPr>
          <w:p w14:paraId="533568F2" w14:textId="77777777" w:rsidR="00723460" w:rsidRPr="005F7DE3" w:rsidRDefault="00723460" w:rsidP="00B036E2">
            <w:pPr>
              <w:jc w:val="center"/>
              <w:rPr>
                <w:b/>
                <w:bCs/>
                <w:lang w:eastAsia="zh-CN"/>
              </w:rPr>
            </w:pPr>
            <w:r w:rsidRPr="005F7DE3">
              <w:rPr>
                <w:b/>
                <w:bCs/>
                <w:lang w:eastAsia="zh-CN"/>
              </w:rPr>
              <w:t>CVRMSE (%)</w:t>
            </w:r>
          </w:p>
        </w:tc>
        <w:tc>
          <w:tcPr>
            <w:tcW w:w="1803" w:type="dxa"/>
            <w:tcBorders>
              <w:top w:val="single" w:sz="4" w:space="0" w:color="auto"/>
              <w:bottom w:val="single" w:sz="4" w:space="0" w:color="auto"/>
            </w:tcBorders>
            <w:vAlign w:val="center"/>
            <w:tcPrChange w:id="1559" w:author="Lichen Wu" w:date="2022-04-18T18:20:00Z">
              <w:tcPr>
                <w:tcW w:w="1813" w:type="dxa"/>
                <w:tcBorders>
                  <w:top w:val="single" w:sz="4" w:space="0" w:color="auto"/>
                  <w:bottom w:val="single" w:sz="4" w:space="0" w:color="auto"/>
                </w:tcBorders>
                <w:vAlign w:val="center"/>
              </w:tcPr>
            </w:tcPrChange>
          </w:tcPr>
          <w:p w14:paraId="4307DB0A" w14:textId="1D93AF4A" w:rsidR="00723460" w:rsidRPr="005F7DE3" w:rsidRDefault="00723460" w:rsidP="00B036E2">
            <w:pPr>
              <w:jc w:val="center"/>
              <w:rPr>
                <w:b/>
                <w:bCs/>
                <w:lang w:eastAsia="zh-CN"/>
              </w:rPr>
            </w:pPr>
            <w:r w:rsidRPr="005F7DE3">
              <w:rPr>
                <w:b/>
                <w:bCs/>
                <w:lang w:eastAsia="zh-CN"/>
              </w:rPr>
              <w:t>MAE (kW)</w:t>
            </w:r>
          </w:p>
        </w:tc>
        <w:tc>
          <w:tcPr>
            <w:tcW w:w="1799" w:type="dxa"/>
            <w:tcBorders>
              <w:top w:val="single" w:sz="4" w:space="0" w:color="auto"/>
              <w:bottom w:val="single" w:sz="4" w:space="0" w:color="auto"/>
            </w:tcBorders>
            <w:tcPrChange w:id="1560" w:author="Lichen Wu" w:date="2022-04-18T18:20:00Z">
              <w:tcPr>
                <w:tcW w:w="1813" w:type="dxa"/>
                <w:tcBorders>
                  <w:top w:val="single" w:sz="4" w:space="0" w:color="auto"/>
                  <w:bottom w:val="single" w:sz="4" w:space="0" w:color="auto"/>
                </w:tcBorders>
              </w:tcPr>
            </w:tcPrChange>
          </w:tcPr>
          <w:p w14:paraId="4E6160AB" w14:textId="3B4715A6" w:rsidR="00723460" w:rsidRPr="005F7DE3" w:rsidRDefault="00723460" w:rsidP="00B036E2">
            <w:pPr>
              <w:jc w:val="center"/>
              <w:rPr>
                <w:ins w:id="1561" w:author="Lichen Wu" w:date="2022-04-18T18:20:00Z"/>
                <w:b/>
                <w:bCs/>
                <w:lang w:eastAsia="zh-CN"/>
              </w:rPr>
            </w:pPr>
            <w:ins w:id="1562" w:author="Lichen Wu" w:date="2022-04-18T18:20:00Z">
              <w:r>
                <w:rPr>
                  <w:b/>
                  <w:bCs/>
                  <w:lang w:eastAsia="zh-CN"/>
                </w:rPr>
                <w:t>MAPE (%)</w:t>
              </w:r>
            </w:ins>
          </w:p>
        </w:tc>
      </w:tr>
      <w:tr w:rsidR="00723460" w:rsidRPr="005F7DE3" w14:paraId="63177D74" w14:textId="08C656AB" w:rsidTr="00723460">
        <w:trPr>
          <w:jc w:val="center"/>
          <w:trPrChange w:id="1563" w:author="Lichen Wu" w:date="2022-04-18T18:20:00Z">
            <w:trPr>
              <w:jc w:val="center"/>
            </w:trPr>
          </w:trPrChange>
        </w:trPr>
        <w:tc>
          <w:tcPr>
            <w:tcW w:w="2115" w:type="dxa"/>
            <w:tcBorders>
              <w:top w:val="single" w:sz="4" w:space="0" w:color="auto"/>
            </w:tcBorders>
            <w:vAlign w:val="center"/>
            <w:tcPrChange w:id="1564" w:author="Lichen Wu" w:date="2022-04-18T18:20:00Z">
              <w:tcPr>
                <w:tcW w:w="2047" w:type="dxa"/>
                <w:tcBorders>
                  <w:top w:val="single" w:sz="4" w:space="0" w:color="auto"/>
                </w:tcBorders>
                <w:vAlign w:val="center"/>
              </w:tcPr>
            </w:tcPrChange>
          </w:tcPr>
          <w:p w14:paraId="6345B35F" w14:textId="79B858D8" w:rsidR="00723460" w:rsidRPr="005F7DE3" w:rsidRDefault="00723460" w:rsidP="00B036E2">
            <w:pPr>
              <w:jc w:val="center"/>
              <w:rPr>
                <w:lang w:eastAsia="zh-CN"/>
              </w:rPr>
            </w:pPr>
            <w:commentRangeStart w:id="1565"/>
            <w:commentRangeStart w:id="1566"/>
            <w:commentRangeStart w:id="1567"/>
            <w:commentRangeStart w:id="1568"/>
            <w:r w:rsidRPr="005F7DE3">
              <w:rPr>
                <w:lang w:eastAsia="zh-CN"/>
              </w:rPr>
              <w:t>RC</w:t>
            </w:r>
            <w:commentRangeEnd w:id="1565"/>
            <w:r>
              <w:rPr>
                <w:rStyle w:val="CommentReference"/>
              </w:rPr>
              <w:commentReference w:id="1565"/>
            </w:r>
            <w:commentRangeEnd w:id="1566"/>
            <w:commentRangeEnd w:id="1568"/>
            <w:r w:rsidR="00C44A60">
              <w:rPr>
                <w:rStyle w:val="CommentReference"/>
              </w:rPr>
              <w:commentReference w:id="1568"/>
            </w:r>
            <w:r>
              <w:rPr>
                <w:rStyle w:val="CommentReference"/>
              </w:rPr>
              <w:commentReference w:id="1566"/>
            </w:r>
            <w:commentRangeEnd w:id="1567"/>
            <w:r>
              <w:rPr>
                <w:rStyle w:val="CommentReference"/>
              </w:rPr>
              <w:commentReference w:id="1567"/>
            </w:r>
            <w:ins w:id="1569" w:author="Lichen Wu" w:date="2022-04-18T15:23:00Z">
              <w:r>
                <w:rPr>
                  <w:lang w:eastAsia="zh-CN"/>
                </w:rPr>
                <w:t>-Model</w:t>
              </w:r>
            </w:ins>
            <w:ins w:id="1570" w:author="Lichen Wu" w:date="2022-04-18T15:24:00Z">
              <w:r>
                <w:rPr>
                  <w:lang w:eastAsia="zh-CN"/>
                </w:rPr>
                <w:t xml:space="preserve"> </w:t>
              </w:r>
            </w:ins>
            <w:ins w:id="1571" w:author="Lichen Wu" w:date="2022-04-18T15:23:00Z">
              <w:r>
                <w:rPr>
                  <w:lang w:eastAsia="zh-CN"/>
                </w:rPr>
                <w:t>3</w:t>
              </w:r>
            </w:ins>
          </w:p>
        </w:tc>
        <w:tc>
          <w:tcPr>
            <w:tcW w:w="1817" w:type="dxa"/>
            <w:tcBorders>
              <w:top w:val="single" w:sz="4" w:space="0" w:color="auto"/>
            </w:tcBorders>
            <w:vAlign w:val="center"/>
            <w:tcPrChange w:id="1572" w:author="Lichen Wu" w:date="2022-04-18T18:20:00Z">
              <w:tcPr>
                <w:tcW w:w="1825" w:type="dxa"/>
                <w:tcBorders>
                  <w:top w:val="single" w:sz="4" w:space="0" w:color="auto"/>
                </w:tcBorders>
                <w:vAlign w:val="center"/>
              </w:tcPr>
            </w:tcPrChange>
          </w:tcPr>
          <w:p w14:paraId="03FF3A80" w14:textId="65670B77" w:rsidR="00723460" w:rsidRPr="005F7DE3" w:rsidRDefault="00723460" w:rsidP="00B036E2">
            <w:pPr>
              <w:jc w:val="center"/>
              <w:rPr>
                <w:lang w:eastAsia="zh-CN"/>
              </w:rPr>
            </w:pPr>
            <w:r w:rsidRPr="005F7DE3">
              <w:rPr>
                <w:lang w:eastAsia="zh-CN"/>
              </w:rPr>
              <w:t>13.56</w:t>
            </w:r>
          </w:p>
        </w:tc>
        <w:tc>
          <w:tcPr>
            <w:tcW w:w="1826" w:type="dxa"/>
            <w:tcBorders>
              <w:top w:val="single" w:sz="4" w:space="0" w:color="auto"/>
            </w:tcBorders>
            <w:vAlign w:val="center"/>
            <w:tcPrChange w:id="1573" w:author="Lichen Wu" w:date="2022-04-18T18:20:00Z">
              <w:tcPr>
                <w:tcW w:w="1832" w:type="dxa"/>
                <w:tcBorders>
                  <w:top w:val="single" w:sz="4" w:space="0" w:color="auto"/>
                </w:tcBorders>
                <w:vAlign w:val="center"/>
              </w:tcPr>
            </w:tcPrChange>
          </w:tcPr>
          <w:p w14:paraId="7174050F" w14:textId="6EDAE912" w:rsidR="00723460" w:rsidRPr="005F7DE3" w:rsidRDefault="00723460" w:rsidP="00B036E2">
            <w:pPr>
              <w:jc w:val="center"/>
              <w:rPr>
                <w:lang w:eastAsia="zh-CN"/>
              </w:rPr>
            </w:pPr>
            <w:r w:rsidRPr="005F7DE3">
              <w:rPr>
                <w:lang w:eastAsia="zh-CN"/>
              </w:rPr>
              <w:t>15.59</w:t>
            </w:r>
          </w:p>
        </w:tc>
        <w:tc>
          <w:tcPr>
            <w:tcW w:w="1803" w:type="dxa"/>
            <w:tcBorders>
              <w:top w:val="single" w:sz="4" w:space="0" w:color="auto"/>
            </w:tcBorders>
            <w:vAlign w:val="center"/>
            <w:tcPrChange w:id="1574" w:author="Lichen Wu" w:date="2022-04-18T18:20:00Z">
              <w:tcPr>
                <w:tcW w:w="1813" w:type="dxa"/>
                <w:tcBorders>
                  <w:top w:val="single" w:sz="4" w:space="0" w:color="auto"/>
                </w:tcBorders>
                <w:vAlign w:val="center"/>
              </w:tcPr>
            </w:tcPrChange>
          </w:tcPr>
          <w:p w14:paraId="0AF2F202" w14:textId="5F171E67" w:rsidR="00723460" w:rsidRPr="005F7DE3" w:rsidRDefault="00723460" w:rsidP="00B036E2">
            <w:pPr>
              <w:jc w:val="center"/>
              <w:rPr>
                <w:lang w:eastAsia="zh-CN"/>
              </w:rPr>
            </w:pPr>
            <w:r w:rsidRPr="005F7DE3">
              <w:rPr>
                <w:lang w:eastAsia="zh-CN"/>
              </w:rPr>
              <w:t>5.76</w:t>
            </w:r>
          </w:p>
        </w:tc>
        <w:tc>
          <w:tcPr>
            <w:tcW w:w="1799" w:type="dxa"/>
            <w:tcBorders>
              <w:top w:val="single" w:sz="4" w:space="0" w:color="auto"/>
            </w:tcBorders>
            <w:tcPrChange w:id="1575" w:author="Lichen Wu" w:date="2022-04-18T18:20:00Z">
              <w:tcPr>
                <w:tcW w:w="1813" w:type="dxa"/>
                <w:tcBorders>
                  <w:top w:val="single" w:sz="4" w:space="0" w:color="auto"/>
                </w:tcBorders>
              </w:tcPr>
            </w:tcPrChange>
          </w:tcPr>
          <w:p w14:paraId="3BF789BB" w14:textId="064365C8" w:rsidR="00723460" w:rsidRPr="005F7DE3" w:rsidRDefault="00723460" w:rsidP="00B036E2">
            <w:pPr>
              <w:jc w:val="center"/>
              <w:rPr>
                <w:ins w:id="1576" w:author="Lichen Wu" w:date="2022-04-18T18:20:00Z"/>
                <w:lang w:eastAsia="zh-CN"/>
              </w:rPr>
            </w:pPr>
            <w:ins w:id="1577" w:author="Lichen Wu" w:date="2022-04-18T18:20:00Z">
              <w:r>
                <w:rPr>
                  <w:lang w:eastAsia="zh-CN"/>
                </w:rPr>
                <w:t>108.53</w:t>
              </w:r>
            </w:ins>
          </w:p>
        </w:tc>
      </w:tr>
      <w:tr w:rsidR="00723460" w:rsidRPr="005F7DE3" w14:paraId="13B85BFD" w14:textId="226B99D6" w:rsidTr="00723460">
        <w:trPr>
          <w:jc w:val="center"/>
          <w:trPrChange w:id="1578" w:author="Lichen Wu" w:date="2022-04-18T18:20:00Z">
            <w:trPr>
              <w:jc w:val="center"/>
            </w:trPr>
          </w:trPrChange>
        </w:trPr>
        <w:tc>
          <w:tcPr>
            <w:tcW w:w="2115" w:type="dxa"/>
            <w:vAlign w:val="center"/>
            <w:tcPrChange w:id="1579" w:author="Lichen Wu" w:date="2022-04-18T18:20:00Z">
              <w:tcPr>
                <w:tcW w:w="2047" w:type="dxa"/>
                <w:vAlign w:val="center"/>
              </w:tcPr>
            </w:tcPrChange>
          </w:tcPr>
          <w:p w14:paraId="1734B7B7" w14:textId="77777777" w:rsidR="00723460" w:rsidRPr="005F7DE3" w:rsidRDefault="00723460" w:rsidP="00B036E2">
            <w:pPr>
              <w:jc w:val="center"/>
              <w:rPr>
                <w:lang w:eastAsia="zh-CN"/>
              </w:rPr>
            </w:pPr>
            <w:r w:rsidRPr="005F7DE3">
              <w:rPr>
                <w:lang w:eastAsia="zh-CN"/>
              </w:rPr>
              <w:t>GGMR</w:t>
            </w:r>
          </w:p>
        </w:tc>
        <w:tc>
          <w:tcPr>
            <w:tcW w:w="1817" w:type="dxa"/>
            <w:vAlign w:val="center"/>
            <w:tcPrChange w:id="1580" w:author="Lichen Wu" w:date="2022-04-18T18:20:00Z">
              <w:tcPr>
                <w:tcW w:w="1825" w:type="dxa"/>
                <w:vAlign w:val="center"/>
              </w:tcPr>
            </w:tcPrChange>
          </w:tcPr>
          <w:p w14:paraId="5C78A286" w14:textId="26D46767" w:rsidR="00723460" w:rsidRPr="005F7DE3" w:rsidRDefault="00723460" w:rsidP="00B036E2">
            <w:pPr>
              <w:jc w:val="center"/>
              <w:rPr>
                <w:lang w:eastAsia="zh-CN"/>
              </w:rPr>
            </w:pPr>
            <w:r w:rsidRPr="005F7DE3">
              <w:rPr>
                <w:lang w:eastAsia="zh-CN"/>
              </w:rPr>
              <w:t>20.75</w:t>
            </w:r>
          </w:p>
        </w:tc>
        <w:tc>
          <w:tcPr>
            <w:tcW w:w="1826" w:type="dxa"/>
            <w:vAlign w:val="center"/>
            <w:tcPrChange w:id="1581" w:author="Lichen Wu" w:date="2022-04-18T18:20:00Z">
              <w:tcPr>
                <w:tcW w:w="1832" w:type="dxa"/>
                <w:vAlign w:val="center"/>
              </w:tcPr>
            </w:tcPrChange>
          </w:tcPr>
          <w:p w14:paraId="1AFFCD9E" w14:textId="3D8F941D" w:rsidR="00723460" w:rsidRPr="005F7DE3" w:rsidRDefault="00723460" w:rsidP="00B036E2">
            <w:pPr>
              <w:jc w:val="center"/>
              <w:rPr>
                <w:lang w:eastAsia="zh-CN"/>
              </w:rPr>
            </w:pPr>
            <w:r w:rsidRPr="005F7DE3">
              <w:rPr>
                <w:lang w:eastAsia="zh-CN"/>
              </w:rPr>
              <w:t>22.55</w:t>
            </w:r>
          </w:p>
        </w:tc>
        <w:tc>
          <w:tcPr>
            <w:tcW w:w="1803" w:type="dxa"/>
            <w:vAlign w:val="center"/>
            <w:tcPrChange w:id="1582" w:author="Lichen Wu" w:date="2022-04-18T18:20:00Z">
              <w:tcPr>
                <w:tcW w:w="1813" w:type="dxa"/>
                <w:vAlign w:val="center"/>
              </w:tcPr>
            </w:tcPrChange>
          </w:tcPr>
          <w:p w14:paraId="627FDF31" w14:textId="3EFC5B9A" w:rsidR="00723460" w:rsidRPr="005F7DE3" w:rsidRDefault="00723460" w:rsidP="00B036E2">
            <w:pPr>
              <w:jc w:val="center"/>
              <w:rPr>
                <w:lang w:eastAsia="zh-CN"/>
              </w:rPr>
            </w:pPr>
            <w:r w:rsidRPr="005F7DE3">
              <w:rPr>
                <w:lang w:eastAsia="zh-CN"/>
              </w:rPr>
              <w:t>7.61</w:t>
            </w:r>
          </w:p>
        </w:tc>
        <w:tc>
          <w:tcPr>
            <w:tcW w:w="1799" w:type="dxa"/>
            <w:tcPrChange w:id="1583" w:author="Lichen Wu" w:date="2022-04-18T18:20:00Z">
              <w:tcPr>
                <w:tcW w:w="1813" w:type="dxa"/>
              </w:tcPr>
            </w:tcPrChange>
          </w:tcPr>
          <w:p w14:paraId="14F9647C" w14:textId="1028D49A" w:rsidR="00723460" w:rsidRPr="005F7DE3" w:rsidRDefault="00723460" w:rsidP="00B036E2">
            <w:pPr>
              <w:jc w:val="center"/>
              <w:rPr>
                <w:ins w:id="1584" w:author="Lichen Wu" w:date="2022-04-18T18:20:00Z"/>
                <w:lang w:eastAsia="zh-CN"/>
              </w:rPr>
            </w:pPr>
            <w:ins w:id="1585" w:author="Lichen Wu" w:date="2022-04-18T18:20:00Z">
              <w:r>
                <w:rPr>
                  <w:lang w:eastAsia="zh-CN"/>
                </w:rPr>
                <w:t>27.74</w:t>
              </w:r>
            </w:ins>
          </w:p>
        </w:tc>
      </w:tr>
      <w:tr w:rsidR="00723460" w:rsidRPr="005F7DE3" w14:paraId="4F34CFC8" w14:textId="3E90B64C" w:rsidTr="00723460">
        <w:trPr>
          <w:jc w:val="center"/>
          <w:trPrChange w:id="1586" w:author="Lichen Wu" w:date="2022-04-18T18:20:00Z">
            <w:trPr>
              <w:jc w:val="center"/>
            </w:trPr>
          </w:trPrChange>
        </w:trPr>
        <w:tc>
          <w:tcPr>
            <w:tcW w:w="2115" w:type="dxa"/>
            <w:tcBorders>
              <w:bottom w:val="single" w:sz="4" w:space="0" w:color="auto"/>
            </w:tcBorders>
            <w:vAlign w:val="center"/>
            <w:tcPrChange w:id="1587" w:author="Lichen Wu" w:date="2022-04-18T18:20:00Z">
              <w:tcPr>
                <w:tcW w:w="2047" w:type="dxa"/>
                <w:tcBorders>
                  <w:bottom w:val="single" w:sz="4" w:space="0" w:color="auto"/>
                </w:tcBorders>
                <w:vAlign w:val="center"/>
              </w:tcPr>
            </w:tcPrChange>
          </w:tcPr>
          <w:p w14:paraId="22ADBB60" w14:textId="71E41D47" w:rsidR="00723460" w:rsidRPr="005F7DE3" w:rsidRDefault="00723460" w:rsidP="00B036E2">
            <w:pPr>
              <w:jc w:val="center"/>
              <w:rPr>
                <w:lang w:eastAsia="zh-CN"/>
              </w:rPr>
            </w:pPr>
            <w:r w:rsidRPr="005F7DE3">
              <w:rPr>
                <w:lang w:eastAsia="zh-CN"/>
              </w:rPr>
              <w:t>Hybrid</w:t>
            </w:r>
          </w:p>
        </w:tc>
        <w:tc>
          <w:tcPr>
            <w:tcW w:w="1817" w:type="dxa"/>
            <w:tcBorders>
              <w:bottom w:val="single" w:sz="4" w:space="0" w:color="auto"/>
            </w:tcBorders>
            <w:vAlign w:val="center"/>
            <w:tcPrChange w:id="1588" w:author="Lichen Wu" w:date="2022-04-18T18:20:00Z">
              <w:tcPr>
                <w:tcW w:w="1825" w:type="dxa"/>
                <w:tcBorders>
                  <w:bottom w:val="single" w:sz="4" w:space="0" w:color="auto"/>
                </w:tcBorders>
                <w:vAlign w:val="center"/>
              </w:tcPr>
            </w:tcPrChange>
          </w:tcPr>
          <w:p w14:paraId="7DFA09C5" w14:textId="64167C40" w:rsidR="00723460" w:rsidRPr="005F7DE3" w:rsidRDefault="00723460" w:rsidP="00B036E2">
            <w:pPr>
              <w:jc w:val="center"/>
              <w:rPr>
                <w:rFonts w:eastAsiaTheme="minorEastAsia"/>
                <w:b/>
                <w:bCs/>
                <w:lang w:eastAsia="zh-CN"/>
              </w:rPr>
            </w:pPr>
            <w:r w:rsidRPr="005F7DE3">
              <w:rPr>
                <w:b/>
                <w:bCs/>
                <w:lang w:eastAsia="zh-CN"/>
              </w:rPr>
              <w:t>8.77</w:t>
            </w:r>
          </w:p>
        </w:tc>
        <w:tc>
          <w:tcPr>
            <w:tcW w:w="1826" w:type="dxa"/>
            <w:tcBorders>
              <w:bottom w:val="single" w:sz="4" w:space="0" w:color="auto"/>
            </w:tcBorders>
            <w:vAlign w:val="center"/>
            <w:tcPrChange w:id="1589" w:author="Lichen Wu" w:date="2022-04-18T18:20:00Z">
              <w:tcPr>
                <w:tcW w:w="1832" w:type="dxa"/>
                <w:tcBorders>
                  <w:bottom w:val="single" w:sz="4" w:space="0" w:color="auto"/>
                </w:tcBorders>
                <w:vAlign w:val="center"/>
              </w:tcPr>
            </w:tcPrChange>
          </w:tcPr>
          <w:p w14:paraId="7C55B7BC" w14:textId="3043DF92" w:rsidR="00723460" w:rsidRPr="005F7DE3" w:rsidRDefault="00723460" w:rsidP="00B036E2">
            <w:pPr>
              <w:jc w:val="center"/>
              <w:rPr>
                <w:b/>
                <w:bCs/>
                <w:lang w:eastAsia="zh-CN"/>
              </w:rPr>
            </w:pPr>
            <w:r w:rsidRPr="005F7DE3">
              <w:rPr>
                <w:b/>
                <w:bCs/>
                <w:lang w:eastAsia="zh-CN"/>
              </w:rPr>
              <w:t>9.95</w:t>
            </w:r>
          </w:p>
        </w:tc>
        <w:tc>
          <w:tcPr>
            <w:tcW w:w="1803" w:type="dxa"/>
            <w:tcBorders>
              <w:bottom w:val="single" w:sz="4" w:space="0" w:color="auto"/>
            </w:tcBorders>
            <w:vAlign w:val="center"/>
            <w:tcPrChange w:id="1590" w:author="Lichen Wu" w:date="2022-04-18T18:20:00Z">
              <w:tcPr>
                <w:tcW w:w="1813" w:type="dxa"/>
                <w:tcBorders>
                  <w:bottom w:val="single" w:sz="4" w:space="0" w:color="auto"/>
                </w:tcBorders>
                <w:vAlign w:val="center"/>
              </w:tcPr>
            </w:tcPrChange>
          </w:tcPr>
          <w:p w14:paraId="7F769A29" w14:textId="4B107A01" w:rsidR="00723460" w:rsidRPr="005F7DE3" w:rsidRDefault="00723460" w:rsidP="00B036E2">
            <w:pPr>
              <w:jc w:val="center"/>
              <w:rPr>
                <w:b/>
                <w:bCs/>
                <w:lang w:eastAsia="zh-CN"/>
              </w:rPr>
            </w:pPr>
            <w:r w:rsidRPr="005F7DE3">
              <w:rPr>
                <w:b/>
                <w:bCs/>
                <w:lang w:eastAsia="zh-CN"/>
              </w:rPr>
              <w:t>3.62</w:t>
            </w:r>
          </w:p>
        </w:tc>
        <w:tc>
          <w:tcPr>
            <w:tcW w:w="1799" w:type="dxa"/>
            <w:tcBorders>
              <w:bottom w:val="single" w:sz="4" w:space="0" w:color="auto"/>
            </w:tcBorders>
            <w:tcPrChange w:id="1591" w:author="Lichen Wu" w:date="2022-04-18T18:20:00Z">
              <w:tcPr>
                <w:tcW w:w="1813" w:type="dxa"/>
                <w:tcBorders>
                  <w:bottom w:val="single" w:sz="4" w:space="0" w:color="auto"/>
                </w:tcBorders>
              </w:tcPr>
            </w:tcPrChange>
          </w:tcPr>
          <w:p w14:paraId="50AE65DD" w14:textId="7F06D2DD" w:rsidR="00723460" w:rsidRPr="005F7DE3" w:rsidRDefault="00723460" w:rsidP="00B036E2">
            <w:pPr>
              <w:jc w:val="center"/>
              <w:rPr>
                <w:ins w:id="1592" w:author="Lichen Wu" w:date="2022-04-18T18:20:00Z"/>
                <w:b/>
                <w:bCs/>
                <w:lang w:eastAsia="zh-CN"/>
              </w:rPr>
            </w:pPr>
            <w:ins w:id="1593" w:author="Lichen Wu" w:date="2022-04-18T18:20:00Z">
              <w:r>
                <w:rPr>
                  <w:b/>
                  <w:bCs/>
                  <w:lang w:eastAsia="zh-CN"/>
                </w:rPr>
                <w:t>19.31</w:t>
              </w:r>
            </w:ins>
          </w:p>
        </w:tc>
      </w:tr>
    </w:tbl>
    <w:p w14:paraId="61B24092" w14:textId="77777777" w:rsidR="001957E6" w:rsidRPr="005F7DE3" w:rsidRDefault="001957E6" w:rsidP="00626F5E">
      <w:pPr>
        <w:keepNext/>
      </w:pPr>
    </w:p>
    <w:bookmarkEnd w:id="1544"/>
    <w:p w14:paraId="215AF145" w14:textId="76872781" w:rsidR="005115E6" w:rsidRPr="005F7DE3" w:rsidRDefault="005115E6" w:rsidP="005115E6">
      <w:pPr>
        <w:pStyle w:val="Heading1"/>
      </w:pPr>
      <w:r w:rsidRPr="005F7DE3">
        <w:t xml:space="preserve">4. </w:t>
      </w:r>
      <w:r w:rsidR="00DF340C">
        <w:t>CONCLUSION</w:t>
      </w:r>
      <w:r w:rsidR="00702CA4">
        <w:t>S</w:t>
      </w:r>
    </w:p>
    <w:p w14:paraId="38E6A2DB" w14:textId="77777777" w:rsidR="005115E6" w:rsidRPr="005F7DE3" w:rsidRDefault="005115E6" w:rsidP="005115E6">
      <w:pPr>
        <w:rPr>
          <w:rFonts w:eastAsiaTheme="minorEastAsia"/>
          <w:lang w:eastAsia="zh-CN"/>
        </w:rPr>
      </w:pPr>
    </w:p>
    <w:p w14:paraId="23761529" w14:textId="404ACE15" w:rsidR="001E0914" w:rsidRPr="005F7DE3" w:rsidDel="00816583" w:rsidRDefault="00FE073D" w:rsidP="00FE073D">
      <w:pPr>
        <w:jc w:val="both"/>
        <w:rPr>
          <w:del w:id="1594" w:author="Lichen Wu" w:date="2022-04-17T18:29:00Z"/>
          <w:rFonts w:eastAsiaTheme="minorEastAsia"/>
          <w:lang w:eastAsia="zh-CN"/>
        </w:rPr>
      </w:pPr>
      <w:r w:rsidRPr="005F7DE3">
        <w:rPr>
          <w:rFonts w:eastAsiaTheme="minorEastAsia"/>
          <w:lang w:eastAsia="zh-CN"/>
        </w:rPr>
        <w:t xml:space="preserve">In this paper, a novel </w:t>
      </w:r>
      <w:r w:rsidR="00AF77D1" w:rsidRPr="005F7DE3">
        <w:rPr>
          <w:rFonts w:eastAsiaTheme="minorEastAsia"/>
          <w:lang w:eastAsia="zh-CN"/>
        </w:rPr>
        <w:t>h</w:t>
      </w:r>
      <w:r w:rsidRPr="005F7DE3">
        <w:rPr>
          <w:rFonts w:eastAsiaTheme="minorEastAsia"/>
          <w:lang w:eastAsia="zh-CN"/>
        </w:rPr>
        <w:t xml:space="preserve">ybrid </w:t>
      </w:r>
      <w:r w:rsidR="00AF77D1" w:rsidRPr="005F7DE3">
        <w:rPr>
          <w:rFonts w:eastAsiaTheme="minorEastAsia"/>
          <w:lang w:eastAsia="zh-CN"/>
        </w:rPr>
        <w:t>modeling a</w:t>
      </w:r>
      <w:r w:rsidRPr="005F7DE3">
        <w:rPr>
          <w:rFonts w:eastAsiaTheme="minorEastAsia"/>
          <w:lang w:eastAsia="zh-CN"/>
        </w:rPr>
        <w:t xml:space="preserve">pproach </w:t>
      </w:r>
      <w:r w:rsidR="00AF77D1" w:rsidRPr="005F7DE3">
        <w:rPr>
          <w:rFonts w:eastAsiaTheme="minorEastAsia"/>
          <w:lang w:eastAsia="zh-CN"/>
        </w:rPr>
        <w:t xml:space="preserve">has </w:t>
      </w:r>
      <w:r w:rsidRPr="005F7DE3">
        <w:rPr>
          <w:rFonts w:eastAsiaTheme="minorEastAsia"/>
        </w:rPr>
        <w:t xml:space="preserve">been </w:t>
      </w:r>
      <w:r w:rsidRPr="005F7DE3">
        <w:rPr>
          <w:rFonts w:eastAsiaTheme="minorEastAsia"/>
          <w:lang w:eastAsia="zh-CN"/>
        </w:rPr>
        <w:t xml:space="preserve">proposed to predict the energy consumption of a hydronic radiant slab system that incorporates the advantages of both </w:t>
      </w:r>
      <w:del w:id="1595" w:author="Braun, James E" w:date="2022-04-16T16:35:00Z">
        <w:r w:rsidRPr="005F7DE3" w:rsidDel="00A94A5E">
          <w:rPr>
            <w:rFonts w:eastAsiaTheme="minorEastAsia"/>
            <w:lang w:eastAsia="zh-CN"/>
          </w:rPr>
          <w:delText xml:space="preserve">the </w:delText>
        </w:r>
      </w:del>
      <w:r w:rsidRPr="005F7DE3">
        <w:rPr>
          <w:rFonts w:eastAsiaTheme="minorEastAsia"/>
          <w:lang w:eastAsia="zh-CN"/>
        </w:rPr>
        <w:t xml:space="preserve">RC and GGMR models. </w:t>
      </w:r>
      <w:ins w:id="1596" w:author="Braun, James E" w:date="2022-04-16T16:40:00Z">
        <w:r w:rsidR="00A94A5E">
          <w:rPr>
            <w:rFonts w:eastAsiaTheme="minorEastAsia"/>
            <w:lang w:eastAsia="zh-CN"/>
          </w:rPr>
          <w:t xml:space="preserve">The hybrid approach involves using an output </w:t>
        </w:r>
      </w:ins>
      <w:ins w:id="1597" w:author="Lichen Wu" w:date="2022-04-17T21:26:00Z">
        <w:r w:rsidR="00D772A8">
          <w:rPr>
            <w:rFonts w:eastAsiaTheme="minorEastAsia"/>
            <w:lang w:eastAsia="zh-CN"/>
          </w:rPr>
          <w:t>from one simplified</w:t>
        </w:r>
      </w:ins>
      <w:ins w:id="1598" w:author="Braun, James E" w:date="2022-04-16T16:40:00Z">
        <w:del w:id="1599" w:author="Lichen Wu" w:date="2022-04-17T21:26:00Z">
          <w:r w:rsidR="00A94A5E" w:rsidRPr="005F7DE3" w:rsidDel="00D772A8">
            <w:rPr>
              <w:rFonts w:eastAsiaTheme="minorEastAsia"/>
              <w:lang w:eastAsia="zh-CN"/>
            </w:rPr>
            <w:delText>the</w:delText>
          </w:r>
        </w:del>
        <w:r w:rsidR="00A94A5E" w:rsidRPr="005F7DE3">
          <w:rPr>
            <w:rFonts w:eastAsiaTheme="minorEastAsia"/>
            <w:lang w:eastAsia="zh-CN"/>
          </w:rPr>
          <w:t xml:space="preserve"> RC model as </w:t>
        </w:r>
        <w:r w:rsidR="00A94A5E">
          <w:rPr>
            <w:rFonts w:eastAsiaTheme="minorEastAsia"/>
            <w:lang w:eastAsia="zh-CN"/>
          </w:rPr>
          <w:t xml:space="preserve">an </w:t>
        </w:r>
        <w:r w:rsidR="00A94A5E" w:rsidRPr="005F7DE3">
          <w:rPr>
            <w:rFonts w:eastAsiaTheme="minorEastAsia"/>
            <w:lang w:eastAsia="zh-CN"/>
          </w:rPr>
          <w:t xml:space="preserve">input </w:t>
        </w:r>
        <w:r w:rsidR="00A94A5E">
          <w:rPr>
            <w:rFonts w:eastAsiaTheme="minorEastAsia"/>
            <w:lang w:eastAsia="zh-CN"/>
          </w:rPr>
          <w:t>to</w:t>
        </w:r>
        <w:r w:rsidR="00A94A5E" w:rsidRPr="005F7DE3">
          <w:rPr>
            <w:rFonts w:eastAsiaTheme="minorEastAsia"/>
            <w:lang w:eastAsia="zh-CN"/>
          </w:rPr>
          <w:t xml:space="preserve"> </w:t>
        </w:r>
        <w:r w:rsidR="00A94A5E">
          <w:rPr>
            <w:rFonts w:eastAsiaTheme="minorEastAsia"/>
            <w:lang w:eastAsia="zh-CN"/>
          </w:rPr>
          <w:t>the</w:t>
        </w:r>
        <w:r w:rsidR="00A94A5E" w:rsidRPr="005F7DE3">
          <w:rPr>
            <w:rFonts w:eastAsiaTheme="minorEastAsia"/>
            <w:lang w:eastAsia="zh-CN"/>
          </w:rPr>
          <w:t xml:space="preserve"> GGMR</w:t>
        </w:r>
        <w:r w:rsidR="00A94A5E">
          <w:rPr>
            <w:rFonts w:eastAsiaTheme="minorEastAsia"/>
            <w:lang w:eastAsia="zh-CN"/>
          </w:rPr>
          <w:t xml:space="preserve">. </w:t>
        </w:r>
      </w:ins>
      <w:r w:rsidRPr="005F7DE3">
        <w:rPr>
          <w:rFonts w:eastAsiaTheme="minorEastAsia"/>
          <w:lang w:eastAsia="zh-CN"/>
        </w:rPr>
        <w:t xml:space="preserve">The proposed method was validated using </w:t>
      </w:r>
      <w:del w:id="1600" w:author="Braun, James E" w:date="2022-04-16T16:36:00Z">
        <w:r w:rsidRPr="005F7DE3" w:rsidDel="00A94A5E">
          <w:rPr>
            <w:rFonts w:eastAsiaTheme="minorEastAsia"/>
            <w:lang w:eastAsia="zh-CN"/>
          </w:rPr>
          <w:delText xml:space="preserve">data </w:delText>
        </w:r>
      </w:del>
      <w:ins w:id="1601" w:author="Braun, James E" w:date="2022-04-16T16:36:00Z">
        <w:r w:rsidR="00A94A5E">
          <w:rPr>
            <w:rFonts w:eastAsiaTheme="minorEastAsia"/>
            <w:lang w:eastAsia="zh-CN"/>
          </w:rPr>
          <w:t>measurements</w:t>
        </w:r>
        <w:r w:rsidR="00A94A5E" w:rsidRPr="005F7DE3">
          <w:rPr>
            <w:rFonts w:eastAsiaTheme="minorEastAsia"/>
            <w:lang w:eastAsia="zh-CN"/>
          </w:rPr>
          <w:t xml:space="preserve"> </w:t>
        </w:r>
      </w:ins>
      <w:r w:rsidRPr="005F7DE3">
        <w:rPr>
          <w:rFonts w:eastAsiaTheme="minorEastAsia"/>
          <w:lang w:eastAsia="zh-CN"/>
        </w:rPr>
        <w:t xml:space="preserve">from </w:t>
      </w:r>
      <w:del w:id="1602" w:author="Braun, James E" w:date="2022-04-16T16:36:00Z">
        <w:r w:rsidRPr="005F7DE3" w:rsidDel="00A94A5E">
          <w:rPr>
            <w:rFonts w:eastAsiaTheme="minorEastAsia"/>
            <w:lang w:eastAsia="zh-CN"/>
          </w:rPr>
          <w:delText xml:space="preserve">actual </w:delText>
        </w:r>
      </w:del>
      <w:ins w:id="1603" w:author="Braun, James E" w:date="2022-04-16T16:36:00Z">
        <w:r w:rsidR="00A94A5E">
          <w:rPr>
            <w:rFonts w:eastAsiaTheme="minorEastAsia"/>
            <w:lang w:eastAsia="zh-CN"/>
          </w:rPr>
          <w:t>a</w:t>
        </w:r>
        <w:r w:rsidR="00A94A5E" w:rsidRPr="005F7DE3">
          <w:rPr>
            <w:rFonts w:eastAsiaTheme="minorEastAsia"/>
            <w:lang w:eastAsia="zh-CN"/>
          </w:rPr>
          <w:t xml:space="preserve"> </w:t>
        </w:r>
      </w:ins>
      <w:r w:rsidRPr="005F7DE3">
        <w:rPr>
          <w:rFonts w:eastAsiaTheme="minorEastAsia"/>
          <w:lang w:eastAsia="zh-CN"/>
        </w:rPr>
        <w:t xml:space="preserve">radiant slab </w:t>
      </w:r>
      <w:ins w:id="1604" w:author="Braun, James E" w:date="2022-04-16T16:36:00Z">
        <w:r w:rsidR="00A94A5E">
          <w:rPr>
            <w:rFonts w:eastAsiaTheme="minorEastAsia"/>
            <w:lang w:eastAsia="zh-CN"/>
          </w:rPr>
          <w:t xml:space="preserve">system </w:t>
        </w:r>
      </w:ins>
      <w:r w:rsidRPr="005F7DE3">
        <w:rPr>
          <w:rFonts w:eastAsiaTheme="minorEastAsia"/>
          <w:lang w:eastAsia="zh-CN"/>
        </w:rPr>
        <w:t>operati</w:t>
      </w:r>
      <w:ins w:id="1605" w:author="Braun, James E" w:date="2022-04-16T16:36:00Z">
        <w:r w:rsidR="00A94A5E">
          <w:rPr>
            <w:rFonts w:eastAsiaTheme="minorEastAsia"/>
            <w:lang w:eastAsia="zh-CN"/>
          </w:rPr>
          <w:t>ng</w:t>
        </w:r>
      </w:ins>
      <w:del w:id="1606" w:author="Braun, James E" w:date="2022-04-16T16:36:00Z">
        <w:r w:rsidRPr="005F7DE3" w:rsidDel="00A94A5E">
          <w:rPr>
            <w:rFonts w:eastAsiaTheme="minorEastAsia"/>
            <w:lang w:eastAsia="zh-CN"/>
          </w:rPr>
          <w:delText>ons</w:delText>
        </w:r>
      </w:del>
      <w:r w:rsidRPr="005F7DE3">
        <w:rPr>
          <w:rFonts w:eastAsiaTheme="minorEastAsia"/>
          <w:lang w:eastAsia="zh-CN"/>
        </w:rPr>
        <w:t xml:space="preserve"> at Purdue University. According to the case study, the </w:t>
      </w:r>
      <w:r w:rsidR="00755097">
        <w:rPr>
          <w:rFonts w:eastAsiaTheme="minorEastAsia"/>
          <w:lang w:eastAsia="zh-CN"/>
        </w:rPr>
        <w:t>h</w:t>
      </w:r>
      <w:r w:rsidRPr="005F7DE3">
        <w:rPr>
          <w:rFonts w:eastAsiaTheme="minorEastAsia"/>
          <w:lang w:eastAsia="zh-CN"/>
        </w:rPr>
        <w:t xml:space="preserve">ybrid </w:t>
      </w:r>
      <w:r w:rsidR="00755097">
        <w:rPr>
          <w:rFonts w:eastAsiaTheme="minorEastAsia"/>
          <w:lang w:eastAsia="zh-CN"/>
        </w:rPr>
        <w:t>m</w:t>
      </w:r>
      <w:r w:rsidRPr="005F7DE3">
        <w:rPr>
          <w:rFonts w:eastAsiaTheme="minorEastAsia"/>
          <w:lang w:eastAsia="zh-CN"/>
        </w:rPr>
        <w:t xml:space="preserve">odel </w:t>
      </w:r>
      <w:ins w:id="1607" w:author="Braun, James E" w:date="2022-04-16T16:36:00Z">
        <w:r w:rsidR="00A94A5E">
          <w:rPr>
            <w:rFonts w:eastAsiaTheme="minorEastAsia"/>
            <w:lang w:eastAsia="zh-CN"/>
          </w:rPr>
          <w:t xml:space="preserve">significantly </w:t>
        </w:r>
      </w:ins>
      <w:r w:rsidRPr="005F7DE3">
        <w:rPr>
          <w:rFonts w:eastAsiaTheme="minorEastAsia"/>
          <w:lang w:eastAsia="zh-CN"/>
        </w:rPr>
        <w:t>outperformed the RC</w:t>
      </w:r>
      <w:del w:id="1608" w:author="Braun, James E" w:date="2022-04-16T16:36:00Z">
        <w:r w:rsidRPr="005F7DE3" w:rsidDel="00A94A5E">
          <w:rPr>
            <w:rFonts w:eastAsiaTheme="minorEastAsia"/>
            <w:lang w:eastAsia="zh-CN"/>
          </w:rPr>
          <w:delText xml:space="preserve">, </w:delText>
        </w:r>
      </w:del>
      <w:ins w:id="1609" w:author="Braun, James E" w:date="2022-04-16T16:36:00Z">
        <w:r w:rsidR="00A94A5E">
          <w:rPr>
            <w:rFonts w:eastAsiaTheme="minorEastAsia"/>
            <w:lang w:eastAsia="zh-CN"/>
          </w:rPr>
          <w:t xml:space="preserve"> and</w:t>
        </w:r>
        <w:r w:rsidR="00A94A5E" w:rsidRPr="005F7DE3">
          <w:rPr>
            <w:rFonts w:eastAsiaTheme="minorEastAsia"/>
            <w:lang w:eastAsia="zh-CN"/>
          </w:rPr>
          <w:t xml:space="preserve"> </w:t>
        </w:r>
      </w:ins>
      <w:r w:rsidRPr="005F7DE3">
        <w:rPr>
          <w:rFonts w:eastAsiaTheme="minorEastAsia"/>
          <w:lang w:eastAsia="zh-CN"/>
        </w:rPr>
        <w:t>GGMR</w:t>
      </w:r>
      <w:r w:rsidR="00E52179">
        <w:rPr>
          <w:rFonts w:eastAsiaTheme="minorEastAsia"/>
          <w:lang w:eastAsia="zh-CN"/>
        </w:rPr>
        <w:t xml:space="preserve"> </w:t>
      </w:r>
      <w:ins w:id="1610" w:author="Braun, James E" w:date="2022-04-16T16:36:00Z">
        <w:r w:rsidR="00A94A5E">
          <w:rPr>
            <w:rFonts w:eastAsiaTheme="minorEastAsia"/>
            <w:lang w:eastAsia="zh-CN"/>
          </w:rPr>
          <w:t xml:space="preserve">models </w:t>
        </w:r>
      </w:ins>
      <w:r w:rsidRPr="005F7DE3">
        <w:rPr>
          <w:rFonts w:eastAsiaTheme="minorEastAsia"/>
          <w:lang w:eastAsia="zh-CN"/>
        </w:rPr>
        <w:t xml:space="preserve">in terms of prediction performance. </w:t>
      </w:r>
      <w:del w:id="1611" w:author="Braun, James E" w:date="2022-04-16T16:36:00Z">
        <w:r w:rsidRPr="005F7DE3" w:rsidDel="00A94A5E">
          <w:rPr>
            <w:rFonts w:eastAsiaTheme="minorEastAsia"/>
            <w:lang w:eastAsia="zh-CN"/>
          </w:rPr>
          <w:delText>And t</w:delText>
        </w:r>
      </w:del>
      <w:ins w:id="1612" w:author="Braun, James E" w:date="2022-04-16T16:37:00Z">
        <w:r w:rsidR="00A94A5E">
          <w:rPr>
            <w:rFonts w:eastAsiaTheme="minorEastAsia"/>
            <w:lang w:eastAsia="zh-CN"/>
          </w:rPr>
          <w:t>T</w:t>
        </w:r>
      </w:ins>
      <w:r w:rsidRPr="005F7DE3">
        <w:rPr>
          <w:rFonts w:eastAsiaTheme="minorEastAsia"/>
          <w:lang w:eastAsia="zh-CN"/>
        </w:rPr>
        <w:t xml:space="preserve">he proposed </w:t>
      </w:r>
      <w:r w:rsidR="00755097">
        <w:rPr>
          <w:rFonts w:eastAsiaTheme="minorEastAsia"/>
          <w:lang w:eastAsia="zh-CN"/>
        </w:rPr>
        <w:t>h</w:t>
      </w:r>
      <w:r w:rsidRPr="005F7DE3">
        <w:rPr>
          <w:rFonts w:eastAsiaTheme="minorEastAsia"/>
          <w:lang w:eastAsia="zh-CN"/>
        </w:rPr>
        <w:t xml:space="preserve">ybrid model </w:t>
      </w:r>
      <w:del w:id="1613" w:author="Braun, James E" w:date="2022-04-16T16:37:00Z">
        <w:r w:rsidRPr="005F7DE3" w:rsidDel="00A94A5E">
          <w:rPr>
            <w:rFonts w:eastAsiaTheme="minorEastAsia"/>
            <w:lang w:eastAsia="zh-CN"/>
          </w:rPr>
          <w:delText xml:space="preserve">has </w:delText>
        </w:r>
      </w:del>
      <w:ins w:id="1614" w:author="Braun, James E" w:date="2022-04-16T16:37:00Z">
        <w:r w:rsidR="00A94A5E" w:rsidRPr="005F7DE3">
          <w:rPr>
            <w:rFonts w:eastAsiaTheme="minorEastAsia"/>
            <w:lang w:eastAsia="zh-CN"/>
          </w:rPr>
          <w:t>ha</w:t>
        </w:r>
        <w:r w:rsidR="00A94A5E">
          <w:rPr>
            <w:rFonts w:eastAsiaTheme="minorEastAsia"/>
            <w:lang w:eastAsia="zh-CN"/>
          </w:rPr>
          <w:t>d</w:t>
        </w:r>
        <w:r w:rsidR="00A94A5E" w:rsidRPr="005F7DE3">
          <w:rPr>
            <w:rFonts w:eastAsiaTheme="minorEastAsia"/>
            <w:lang w:eastAsia="zh-CN"/>
          </w:rPr>
          <w:t xml:space="preserve"> </w:t>
        </w:r>
      </w:ins>
      <w:r w:rsidRPr="005F7DE3">
        <w:rPr>
          <w:rFonts w:eastAsiaTheme="minorEastAsia"/>
          <w:lang w:eastAsia="zh-CN"/>
        </w:rPr>
        <w:t>a CVRMSE of 9.95 percent for hourly prediction (</w:t>
      </w:r>
      <w:r w:rsidR="00B461B7" w:rsidRPr="005F7DE3">
        <w:rPr>
          <w:rFonts w:eastAsiaTheme="minorEastAsia"/>
          <w:lang w:eastAsia="zh-CN"/>
        </w:rPr>
        <w:t>5.64</w:t>
      </w:r>
      <w:r w:rsidRPr="005F7DE3">
        <w:rPr>
          <w:rFonts w:eastAsiaTheme="minorEastAsia"/>
          <w:lang w:eastAsia="zh-CN"/>
        </w:rPr>
        <w:t xml:space="preserve"> percent less than </w:t>
      </w:r>
      <w:ins w:id="1615" w:author="Braun, James E" w:date="2022-04-16T16:37:00Z">
        <w:r w:rsidR="00A94A5E">
          <w:rPr>
            <w:rFonts w:eastAsiaTheme="minorEastAsia"/>
            <w:lang w:eastAsia="zh-CN"/>
          </w:rPr>
          <w:t xml:space="preserve">the </w:t>
        </w:r>
      </w:ins>
      <w:r w:rsidRPr="005F7DE3">
        <w:rPr>
          <w:rFonts w:eastAsiaTheme="minorEastAsia"/>
          <w:lang w:eastAsia="zh-CN"/>
        </w:rPr>
        <w:t>RC</w:t>
      </w:r>
      <w:del w:id="1616" w:author="Braun, James E" w:date="2022-04-16T16:37:00Z">
        <w:r w:rsidRPr="005F7DE3" w:rsidDel="00A94A5E">
          <w:rPr>
            <w:rFonts w:eastAsiaTheme="minorEastAsia"/>
            <w:lang w:eastAsia="zh-CN"/>
          </w:rPr>
          <w:delText xml:space="preserve">, </w:delText>
        </w:r>
      </w:del>
      <w:ins w:id="1617" w:author="Braun, James E" w:date="2022-04-16T16:37:00Z">
        <w:r w:rsidR="00A94A5E">
          <w:rPr>
            <w:rFonts w:eastAsiaTheme="minorEastAsia"/>
            <w:lang w:eastAsia="zh-CN"/>
          </w:rPr>
          <w:t xml:space="preserve"> alone and</w:t>
        </w:r>
        <w:r w:rsidR="00A94A5E" w:rsidRPr="005F7DE3">
          <w:rPr>
            <w:rFonts w:eastAsiaTheme="minorEastAsia"/>
            <w:lang w:eastAsia="zh-CN"/>
          </w:rPr>
          <w:t xml:space="preserve"> </w:t>
        </w:r>
      </w:ins>
      <w:r w:rsidR="00B461B7" w:rsidRPr="005F7DE3">
        <w:rPr>
          <w:rFonts w:eastAsiaTheme="minorEastAsia"/>
          <w:lang w:eastAsia="zh-CN"/>
        </w:rPr>
        <w:t>12.6</w:t>
      </w:r>
      <w:r w:rsidRPr="005F7DE3">
        <w:rPr>
          <w:rFonts w:eastAsiaTheme="minorEastAsia"/>
          <w:lang w:eastAsia="zh-CN"/>
        </w:rPr>
        <w:t xml:space="preserve"> percent less than GGMR</w:t>
      </w:r>
      <w:ins w:id="1618" w:author="Braun, James E" w:date="2022-04-16T16:37:00Z">
        <w:r w:rsidR="00A94A5E">
          <w:rPr>
            <w:rFonts w:eastAsiaTheme="minorEastAsia"/>
            <w:lang w:eastAsia="zh-CN"/>
          </w:rPr>
          <w:t xml:space="preserve"> alone</w:t>
        </w:r>
      </w:ins>
      <w:r w:rsidRPr="005F7DE3">
        <w:rPr>
          <w:rFonts w:eastAsiaTheme="minorEastAsia"/>
          <w:lang w:eastAsia="zh-CN"/>
        </w:rPr>
        <w:t>), which clearly meets the criteria for ASHRAE Guideline 14</w:t>
      </w:r>
      <w:r w:rsidR="00AD6441" w:rsidRPr="005F7DE3">
        <w:rPr>
          <w:rFonts w:eastAsiaTheme="minorEastAsia"/>
          <w:lang w:eastAsia="zh-CN"/>
        </w:rPr>
        <w:t xml:space="preserve">. </w:t>
      </w:r>
      <w:del w:id="1619" w:author="Braun, James E" w:date="2022-04-16T16:37:00Z">
        <w:r w:rsidRPr="005F7DE3" w:rsidDel="00A94A5E">
          <w:rPr>
            <w:rFonts w:eastAsiaTheme="minorEastAsia"/>
            <w:lang w:eastAsia="zh-CN"/>
          </w:rPr>
          <w:delText>Specifically, it has</w:delText>
        </w:r>
      </w:del>
      <w:del w:id="1620" w:author="Braun, James E" w:date="2022-04-16T16:39:00Z">
        <w:r w:rsidRPr="005F7DE3" w:rsidDel="00A94A5E">
          <w:rPr>
            <w:rFonts w:eastAsiaTheme="minorEastAsia"/>
            <w:lang w:eastAsia="zh-CN"/>
          </w:rPr>
          <w:delText xml:space="preserve"> been demonstrated that </w:delText>
        </w:r>
      </w:del>
      <w:del w:id="1621" w:author="Braun, James E" w:date="2022-04-16T16:40:00Z">
        <w:r w:rsidRPr="005F7DE3" w:rsidDel="00A94A5E">
          <w:rPr>
            <w:rFonts w:eastAsiaTheme="minorEastAsia"/>
            <w:lang w:eastAsia="zh-CN"/>
          </w:rPr>
          <w:delText xml:space="preserve">the RC model </w:delText>
        </w:r>
      </w:del>
      <w:del w:id="1622" w:author="Braun, James E" w:date="2022-04-16T16:39:00Z">
        <w:r w:rsidRPr="005F7DE3" w:rsidDel="00A94A5E">
          <w:rPr>
            <w:rFonts w:eastAsiaTheme="minorEastAsia"/>
            <w:lang w:eastAsia="zh-CN"/>
          </w:rPr>
          <w:delText xml:space="preserve">prediction can be used </w:delText>
        </w:r>
      </w:del>
      <w:del w:id="1623" w:author="Braun, James E" w:date="2022-04-16T16:40:00Z">
        <w:r w:rsidRPr="005F7DE3" w:rsidDel="00A94A5E">
          <w:rPr>
            <w:rFonts w:eastAsiaTheme="minorEastAsia"/>
            <w:lang w:eastAsia="zh-CN"/>
          </w:rPr>
          <w:delText xml:space="preserve">as input </w:delText>
        </w:r>
      </w:del>
      <w:del w:id="1624" w:author="Braun, James E" w:date="2022-04-16T16:39:00Z">
        <w:r w:rsidRPr="005F7DE3" w:rsidDel="00A94A5E">
          <w:rPr>
            <w:rFonts w:eastAsiaTheme="minorEastAsia"/>
            <w:lang w:eastAsia="zh-CN"/>
          </w:rPr>
          <w:delText xml:space="preserve">for a </w:delText>
        </w:r>
      </w:del>
      <w:del w:id="1625" w:author="Braun, James E" w:date="2022-04-16T16:40:00Z">
        <w:r w:rsidRPr="005F7DE3" w:rsidDel="00A94A5E">
          <w:rPr>
            <w:rFonts w:eastAsiaTheme="minorEastAsia"/>
            <w:lang w:eastAsia="zh-CN"/>
          </w:rPr>
          <w:delText>GGMR model to further reduce</w:delText>
        </w:r>
        <w:r w:rsidR="00ED6C94" w:rsidDel="00A94A5E">
          <w:rPr>
            <w:rFonts w:eastAsiaTheme="minorEastAsia"/>
            <w:lang w:eastAsia="zh-CN"/>
          </w:rPr>
          <w:delText xml:space="preserve"> prediction</w:delText>
        </w:r>
        <w:r w:rsidRPr="005F7DE3" w:rsidDel="00A94A5E">
          <w:rPr>
            <w:rFonts w:eastAsiaTheme="minorEastAsia"/>
            <w:lang w:eastAsia="zh-CN"/>
          </w:rPr>
          <w:delText xml:space="preserve"> </w:delText>
        </w:r>
        <w:r w:rsidR="00ED6C94" w:rsidDel="00A94A5E">
          <w:rPr>
            <w:rFonts w:eastAsiaTheme="minorEastAsia"/>
            <w:lang w:eastAsia="zh-CN"/>
          </w:rPr>
          <w:delText xml:space="preserve">errors of </w:delText>
        </w:r>
        <w:r w:rsidRPr="005F7DE3" w:rsidDel="00A94A5E">
          <w:rPr>
            <w:rFonts w:eastAsiaTheme="minorEastAsia"/>
            <w:lang w:eastAsia="zh-CN"/>
          </w:rPr>
          <w:delText>RC and GGMR model</w:delText>
        </w:r>
        <w:r w:rsidR="000F006E" w:rsidDel="00A94A5E">
          <w:rPr>
            <w:rFonts w:eastAsiaTheme="minorEastAsia"/>
            <w:lang w:eastAsia="zh-CN"/>
          </w:rPr>
          <w:delText>s</w:delText>
        </w:r>
        <w:r w:rsidRPr="005F7DE3" w:rsidDel="00A94A5E">
          <w:rPr>
            <w:rFonts w:eastAsiaTheme="minorEastAsia"/>
            <w:lang w:eastAsia="zh-CN"/>
          </w:rPr>
          <w:delText>.</w:delText>
        </w:r>
      </w:del>
    </w:p>
    <w:p w14:paraId="6E4EF6C4" w14:textId="6C5862B8" w:rsidR="001E0914" w:rsidDel="00816583" w:rsidRDefault="001E0914" w:rsidP="00FE073D">
      <w:pPr>
        <w:jc w:val="both"/>
        <w:rPr>
          <w:del w:id="1626" w:author="Lichen Wu" w:date="2022-04-17T18:29:00Z"/>
          <w:rFonts w:eastAsiaTheme="minorEastAsia"/>
          <w:lang w:eastAsia="zh-CN"/>
        </w:rPr>
      </w:pPr>
    </w:p>
    <w:p w14:paraId="15D02B53" w14:textId="77777777" w:rsidR="00816583" w:rsidRPr="005F7DE3" w:rsidRDefault="00816583" w:rsidP="00FE073D">
      <w:pPr>
        <w:jc w:val="both"/>
        <w:rPr>
          <w:ins w:id="1627" w:author="Lichen Wu" w:date="2022-04-17T18:29:00Z"/>
          <w:rFonts w:eastAsiaTheme="minorEastAsia"/>
          <w:lang w:eastAsia="zh-CN"/>
        </w:rPr>
      </w:pPr>
    </w:p>
    <w:p w14:paraId="519595F7" w14:textId="04168091" w:rsidR="00FE073D" w:rsidRPr="005F7DE3" w:rsidRDefault="00FE073D" w:rsidP="00FE073D">
      <w:pPr>
        <w:jc w:val="both"/>
        <w:rPr>
          <w:rFonts w:eastAsiaTheme="minorEastAsia"/>
          <w:lang w:eastAsia="zh-CN"/>
        </w:rPr>
      </w:pPr>
      <w:r w:rsidRPr="005F7DE3">
        <w:rPr>
          <w:rFonts w:eastAsiaTheme="minorEastAsia"/>
          <w:lang w:eastAsia="zh-CN"/>
        </w:rPr>
        <w:t>In addition, it's worth noting that the case study makes use of a single onsite dataset source. In the future, we need to conduct additional case studies using a variety of data sources.</w:t>
      </w:r>
    </w:p>
    <w:p w14:paraId="193D847A" w14:textId="77777777" w:rsidR="00643CC4" w:rsidRPr="005F7DE3" w:rsidRDefault="00643CC4" w:rsidP="00447E3E">
      <w:pPr>
        <w:rPr>
          <w:lang w:eastAsia="zh-CN"/>
        </w:rPr>
      </w:pPr>
    </w:p>
    <w:p w14:paraId="53C75136" w14:textId="02B3D1D8" w:rsidR="00707894" w:rsidRPr="005F7DE3" w:rsidDel="00E6695A" w:rsidRDefault="00D659F1" w:rsidP="004845F2">
      <w:pPr>
        <w:pStyle w:val="Heading1"/>
        <w:rPr>
          <w:del w:id="1628" w:author="Lichen Wu" w:date="2022-04-17T18:48:00Z"/>
        </w:rPr>
      </w:pPr>
      <w:del w:id="1629" w:author="Lichen Wu" w:date="2022-04-17T18:48:00Z">
        <w:r w:rsidRPr="005F7DE3" w:rsidDel="00E6695A">
          <w:delText>NOMENCLATURE</w:delText>
        </w:r>
      </w:del>
    </w:p>
    <w:p w14:paraId="0ADBC6D6" w14:textId="47860D2E" w:rsidR="00141D12" w:rsidRPr="005F7DE3" w:rsidDel="00E6695A" w:rsidRDefault="00141D12" w:rsidP="005115E6">
      <w:pPr>
        <w:rPr>
          <w:del w:id="1630" w:author="Lichen Wu" w:date="2022-04-17T18:48:00Z"/>
          <w:b/>
          <w:sz w:val="24"/>
        </w:rPr>
      </w:pPr>
    </w:p>
    <w:tbl>
      <w:tblPr>
        <w:tblStyle w:val="TableGrid"/>
        <w:tblW w:w="7813" w:type="dxa"/>
        <w:jc w:val="center"/>
        <w:tblLook w:val="04A0" w:firstRow="1" w:lastRow="0" w:firstColumn="1" w:lastColumn="0" w:noHBand="0" w:noVBand="1"/>
        <w:tblPrChange w:id="1631" w:author="Lichen Wu" w:date="2022-04-17T17:31:00Z">
          <w:tblPr>
            <w:tblStyle w:val="TableGrid"/>
            <w:tblW w:w="7865" w:type="dxa"/>
            <w:jc w:val="center"/>
            <w:tblLook w:val="04A0" w:firstRow="1" w:lastRow="0" w:firstColumn="1" w:lastColumn="0" w:noHBand="0" w:noVBand="1"/>
          </w:tblPr>
        </w:tblPrChange>
      </w:tblPr>
      <w:tblGrid>
        <w:gridCol w:w="1258"/>
        <w:gridCol w:w="1759"/>
        <w:gridCol w:w="1140"/>
        <w:gridCol w:w="999"/>
        <w:gridCol w:w="1658"/>
        <w:gridCol w:w="999"/>
        <w:tblGridChange w:id="1632">
          <w:tblGrid>
            <w:gridCol w:w="1266"/>
            <w:gridCol w:w="1769"/>
            <w:gridCol w:w="1148"/>
            <w:gridCol w:w="1007"/>
            <w:gridCol w:w="1668"/>
            <w:gridCol w:w="1007"/>
          </w:tblGrid>
        </w:tblGridChange>
      </w:tblGrid>
      <w:tr w:rsidR="003A30ED" w:rsidRPr="005F7DE3" w:rsidDel="00E6695A" w14:paraId="5ED355A3" w14:textId="3A60D463" w:rsidTr="007B0E31">
        <w:trPr>
          <w:trHeight w:val="227"/>
          <w:jc w:val="center"/>
          <w:del w:id="1633" w:author="Lichen Wu" w:date="2022-04-17T18:48:00Z"/>
          <w:trPrChange w:id="1634" w:author="Lichen Wu" w:date="2022-04-17T17:31:00Z">
            <w:trPr>
              <w:trHeight w:val="399"/>
              <w:jc w:val="center"/>
            </w:trPr>
          </w:trPrChange>
        </w:trPr>
        <w:tc>
          <w:tcPr>
            <w:tcW w:w="1258" w:type="dxa"/>
            <w:tcBorders>
              <w:top w:val="single" w:sz="4" w:space="0" w:color="auto"/>
              <w:left w:val="single" w:sz="4" w:space="0" w:color="auto"/>
              <w:bottom w:val="nil"/>
              <w:right w:val="nil"/>
            </w:tcBorders>
            <w:tcPrChange w:id="1635" w:author="Lichen Wu" w:date="2022-04-17T17:31:00Z">
              <w:tcPr>
                <w:tcW w:w="1266" w:type="dxa"/>
                <w:tcBorders>
                  <w:top w:val="single" w:sz="4" w:space="0" w:color="auto"/>
                  <w:left w:val="single" w:sz="4" w:space="0" w:color="auto"/>
                  <w:bottom w:val="nil"/>
                  <w:right w:val="nil"/>
                </w:tcBorders>
              </w:tcPr>
            </w:tcPrChange>
          </w:tcPr>
          <w:p w14:paraId="28343F29" w14:textId="3413111D" w:rsidR="003A30ED" w:rsidRPr="005F7DE3" w:rsidDel="00E6695A" w:rsidRDefault="003A30ED" w:rsidP="003A30ED">
            <w:pPr>
              <w:jc w:val="center"/>
              <w:rPr>
                <w:del w:id="1636" w:author="Lichen Wu" w:date="2022-04-17T18:48:00Z"/>
                <w:i/>
              </w:rPr>
            </w:pPr>
            <m:oMathPara>
              <m:oMath>
                <m:r>
                  <w:del w:id="1637" w:author="Lichen Wu" w:date="2022-04-17T18:48:00Z">
                    <w:rPr>
                      <w:rFonts w:ascii="Cambria Math" w:hAnsi="Cambria Math"/>
                    </w:rPr>
                    <m:t>A</m:t>
                  </w:del>
                </m:r>
              </m:oMath>
            </m:oMathPara>
          </w:p>
        </w:tc>
        <w:tc>
          <w:tcPr>
            <w:tcW w:w="1759" w:type="dxa"/>
            <w:tcBorders>
              <w:top w:val="single" w:sz="4" w:space="0" w:color="auto"/>
              <w:left w:val="nil"/>
              <w:bottom w:val="nil"/>
              <w:right w:val="nil"/>
            </w:tcBorders>
            <w:tcPrChange w:id="1638" w:author="Lichen Wu" w:date="2022-04-17T17:31:00Z">
              <w:tcPr>
                <w:tcW w:w="1769" w:type="dxa"/>
                <w:tcBorders>
                  <w:top w:val="single" w:sz="4" w:space="0" w:color="auto"/>
                  <w:left w:val="nil"/>
                  <w:bottom w:val="nil"/>
                  <w:right w:val="nil"/>
                </w:tcBorders>
              </w:tcPr>
            </w:tcPrChange>
          </w:tcPr>
          <w:p w14:paraId="7767E27B" w14:textId="1F63648E" w:rsidR="003A30ED" w:rsidRPr="005F7DE3" w:rsidDel="00E6695A" w:rsidRDefault="003A30ED" w:rsidP="003A30ED">
            <w:pPr>
              <w:jc w:val="center"/>
              <w:rPr>
                <w:del w:id="1639" w:author="Lichen Wu" w:date="2022-04-17T18:48:00Z"/>
              </w:rPr>
            </w:pPr>
            <w:del w:id="1640" w:author="Lichen Wu" w:date="2022-04-17T18:48:00Z">
              <w:r w:rsidRPr="005F7DE3" w:rsidDel="00E6695A">
                <w:delText>area</w:delText>
              </w:r>
            </w:del>
          </w:p>
        </w:tc>
        <w:tc>
          <w:tcPr>
            <w:tcW w:w="1140" w:type="dxa"/>
            <w:tcBorders>
              <w:top w:val="single" w:sz="4" w:space="0" w:color="auto"/>
              <w:left w:val="nil"/>
              <w:bottom w:val="nil"/>
              <w:right w:val="nil"/>
            </w:tcBorders>
            <w:tcPrChange w:id="1641" w:author="Lichen Wu" w:date="2022-04-17T17:31:00Z">
              <w:tcPr>
                <w:tcW w:w="1148" w:type="dxa"/>
                <w:tcBorders>
                  <w:top w:val="single" w:sz="4" w:space="0" w:color="auto"/>
                  <w:left w:val="nil"/>
                  <w:bottom w:val="nil"/>
                  <w:right w:val="nil"/>
                </w:tcBorders>
              </w:tcPr>
            </w:tcPrChange>
          </w:tcPr>
          <w:p w14:paraId="676879AC" w14:textId="26EB8F0B" w:rsidR="003A30ED" w:rsidRPr="005F7DE3" w:rsidDel="00E6695A" w:rsidRDefault="008F54D4" w:rsidP="003A30ED">
            <w:pPr>
              <w:jc w:val="center"/>
              <w:rPr>
                <w:del w:id="1642" w:author="Lichen Wu" w:date="2022-04-17T18:48:00Z"/>
                <w:iCs/>
              </w:rPr>
            </w:pPr>
            <m:oMathPara>
              <m:oMath>
                <m:sSup>
                  <m:sSupPr>
                    <m:ctrlPr>
                      <w:del w:id="1643" w:author="Lichen Wu" w:date="2022-04-17T18:48:00Z">
                        <w:rPr>
                          <w:rFonts w:ascii="Cambria Math" w:hAnsi="Cambria Math"/>
                          <w:iCs/>
                        </w:rPr>
                      </w:del>
                    </m:ctrlPr>
                  </m:sSupPr>
                  <m:e>
                    <m:r>
                      <w:del w:id="1644" w:author="Lichen Wu" w:date="2022-04-17T18:48:00Z">
                        <m:rPr>
                          <m:sty m:val="p"/>
                        </m:rPr>
                        <w:rPr>
                          <w:rFonts w:ascii="Cambria Math" w:hAnsi="Cambria Math"/>
                        </w:rPr>
                        <m:t>m</m:t>
                      </w:del>
                    </m:r>
                  </m:e>
                  <m:sup>
                    <m:r>
                      <w:del w:id="1645" w:author="Lichen Wu" w:date="2022-04-17T18:48:00Z">
                        <m:rPr>
                          <m:sty m:val="p"/>
                        </m:rPr>
                        <w:rPr>
                          <w:rFonts w:ascii="Cambria Math" w:hAnsi="Cambria Math"/>
                        </w:rPr>
                        <m:t>2</m:t>
                      </w:del>
                    </m:r>
                  </m:sup>
                </m:sSup>
              </m:oMath>
            </m:oMathPara>
          </w:p>
        </w:tc>
        <w:tc>
          <w:tcPr>
            <w:tcW w:w="999" w:type="dxa"/>
            <w:tcBorders>
              <w:top w:val="single" w:sz="4" w:space="0" w:color="auto"/>
              <w:left w:val="nil"/>
              <w:bottom w:val="nil"/>
              <w:right w:val="nil"/>
            </w:tcBorders>
            <w:tcPrChange w:id="1646" w:author="Lichen Wu" w:date="2022-04-17T17:31:00Z">
              <w:tcPr>
                <w:tcW w:w="1007" w:type="dxa"/>
                <w:tcBorders>
                  <w:top w:val="single" w:sz="4" w:space="0" w:color="auto"/>
                  <w:left w:val="nil"/>
                  <w:bottom w:val="nil"/>
                  <w:right w:val="nil"/>
                </w:tcBorders>
              </w:tcPr>
            </w:tcPrChange>
          </w:tcPr>
          <w:p w14:paraId="2E10B864" w14:textId="3BB7F11C" w:rsidR="003A30ED" w:rsidRPr="005F7DE3" w:rsidDel="00E6695A" w:rsidRDefault="003A30ED" w:rsidP="003A30ED">
            <w:pPr>
              <w:jc w:val="center"/>
              <w:rPr>
                <w:del w:id="1647" w:author="Lichen Wu" w:date="2022-04-17T18:48:00Z"/>
              </w:rPr>
            </w:pPr>
            <w:del w:id="1648" w:author="Lichen Wu" w:date="2022-04-17T18:48:00Z">
              <w:r w:rsidRPr="005F7DE3" w:rsidDel="00E6695A">
                <w:rPr>
                  <w:i/>
                </w:rPr>
                <w:delText>R</w:delText>
              </w:r>
            </w:del>
          </w:p>
        </w:tc>
        <w:tc>
          <w:tcPr>
            <w:tcW w:w="1658" w:type="dxa"/>
            <w:tcBorders>
              <w:top w:val="single" w:sz="4" w:space="0" w:color="auto"/>
              <w:left w:val="nil"/>
              <w:bottom w:val="nil"/>
              <w:right w:val="nil"/>
            </w:tcBorders>
            <w:tcPrChange w:id="1649" w:author="Lichen Wu" w:date="2022-04-17T17:31:00Z">
              <w:tcPr>
                <w:tcW w:w="1668" w:type="dxa"/>
                <w:tcBorders>
                  <w:top w:val="single" w:sz="4" w:space="0" w:color="auto"/>
                  <w:left w:val="nil"/>
                  <w:bottom w:val="nil"/>
                  <w:right w:val="nil"/>
                </w:tcBorders>
              </w:tcPr>
            </w:tcPrChange>
          </w:tcPr>
          <w:p w14:paraId="527EA64D" w14:textId="754931D0" w:rsidR="003A30ED" w:rsidRPr="005F7DE3" w:rsidDel="00E6695A" w:rsidRDefault="003A30ED" w:rsidP="003A30ED">
            <w:pPr>
              <w:jc w:val="center"/>
              <w:rPr>
                <w:del w:id="1650" w:author="Lichen Wu" w:date="2022-04-17T18:48:00Z"/>
              </w:rPr>
            </w:pPr>
            <w:del w:id="1651" w:author="Lichen Wu" w:date="2022-04-17T18:48:00Z">
              <w:r w:rsidRPr="005F7DE3" w:rsidDel="00E6695A">
                <w:delText>resistors</w:delText>
              </w:r>
            </w:del>
          </w:p>
        </w:tc>
        <w:tc>
          <w:tcPr>
            <w:tcW w:w="999" w:type="dxa"/>
            <w:tcBorders>
              <w:top w:val="single" w:sz="4" w:space="0" w:color="auto"/>
              <w:left w:val="nil"/>
              <w:bottom w:val="nil"/>
              <w:right w:val="single" w:sz="4" w:space="0" w:color="auto"/>
            </w:tcBorders>
            <w:tcPrChange w:id="1652" w:author="Lichen Wu" w:date="2022-04-17T17:31:00Z">
              <w:tcPr>
                <w:tcW w:w="1007" w:type="dxa"/>
                <w:tcBorders>
                  <w:top w:val="single" w:sz="4" w:space="0" w:color="auto"/>
                  <w:left w:val="nil"/>
                  <w:bottom w:val="nil"/>
                  <w:right w:val="single" w:sz="4" w:space="0" w:color="auto"/>
                </w:tcBorders>
              </w:tcPr>
            </w:tcPrChange>
          </w:tcPr>
          <w:p w14:paraId="5FBEA6DF" w14:textId="370E4B05" w:rsidR="003A30ED" w:rsidRPr="005F7DE3" w:rsidDel="00E6695A" w:rsidRDefault="003A30ED" w:rsidP="003A30ED">
            <w:pPr>
              <w:jc w:val="center"/>
              <w:rPr>
                <w:del w:id="1653" w:author="Lichen Wu" w:date="2022-04-17T18:48:00Z"/>
                <w:i/>
                <w:iCs/>
              </w:rPr>
            </w:pPr>
            <w:del w:id="1654" w:author="Lichen Wu" w:date="2022-04-17T18:48:00Z">
              <w:r w:rsidRPr="005F7DE3" w:rsidDel="00E6695A">
                <w:rPr>
                  <w:iCs/>
                </w:rPr>
                <w:delText>K/W</w:delText>
              </w:r>
            </w:del>
          </w:p>
        </w:tc>
      </w:tr>
      <w:tr w:rsidR="003A30ED" w:rsidRPr="005F7DE3" w:rsidDel="00E6695A" w14:paraId="70543BF0" w14:textId="6EA112B5" w:rsidTr="007B0E31">
        <w:trPr>
          <w:trHeight w:val="240"/>
          <w:jc w:val="center"/>
          <w:del w:id="1655" w:author="Lichen Wu" w:date="2022-04-17T18:48:00Z"/>
          <w:trPrChange w:id="1656" w:author="Lichen Wu" w:date="2022-04-17T17:31:00Z">
            <w:trPr>
              <w:trHeight w:val="421"/>
              <w:jc w:val="center"/>
            </w:trPr>
          </w:trPrChange>
        </w:trPr>
        <w:tc>
          <w:tcPr>
            <w:tcW w:w="1258" w:type="dxa"/>
            <w:tcBorders>
              <w:top w:val="nil"/>
              <w:left w:val="single" w:sz="4" w:space="0" w:color="auto"/>
              <w:bottom w:val="nil"/>
              <w:right w:val="nil"/>
            </w:tcBorders>
            <w:tcPrChange w:id="1657" w:author="Lichen Wu" w:date="2022-04-17T17:31:00Z">
              <w:tcPr>
                <w:tcW w:w="1266" w:type="dxa"/>
                <w:tcBorders>
                  <w:top w:val="nil"/>
                  <w:left w:val="single" w:sz="4" w:space="0" w:color="auto"/>
                  <w:bottom w:val="nil"/>
                  <w:right w:val="nil"/>
                </w:tcBorders>
              </w:tcPr>
            </w:tcPrChange>
          </w:tcPr>
          <w:p w14:paraId="6C892A39" w14:textId="0B7D1D04" w:rsidR="003A30ED" w:rsidRPr="005F7DE3" w:rsidDel="00E6695A" w:rsidRDefault="003A30ED" w:rsidP="003A30ED">
            <w:pPr>
              <w:jc w:val="center"/>
              <w:rPr>
                <w:del w:id="1658" w:author="Lichen Wu" w:date="2022-04-17T18:48:00Z"/>
                <w:i/>
              </w:rPr>
            </w:pPr>
            <m:oMathPara>
              <m:oMath>
                <m:r>
                  <w:del w:id="1659" w:author="Lichen Wu" w:date="2022-04-17T18:48:00Z">
                    <w:rPr>
                      <w:rFonts w:ascii="Cambria Math" w:hAnsi="Cambria Math"/>
                    </w:rPr>
                    <m:t>C</m:t>
                  </w:del>
                </m:r>
              </m:oMath>
            </m:oMathPara>
          </w:p>
        </w:tc>
        <w:tc>
          <w:tcPr>
            <w:tcW w:w="1759" w:type="dxa"/>
            <w:tcBorders>
              <w:top w:val="nil"/>
              <w:left w:val="nil"/>
              <w:bottom w:val="nil"/>
              <w:right w:val="nil"/>
            </w:tcBorders>
            <w:tcPrChange w:id="1660" w:author="Lichen Wu" w:date="2022-04-17T17:31:00Z">
              <w:tcPr>
                <w:tcW w:w="1769" w:type="dxa"/>
                <w:tcBorders>
                  <w:top w:val="nil"/>
                  <w:left w:val="nil"/>
                  <w:bottom w:val="nil"/>
                  <w:right w:val="nil"/>
                </w:tcBorders>
              </w:tcPr>
            </w:tcPrChange>
          </w:tcPr>
          <w:p w14:paraId="6525CF01" w14:textId="6FC0D3D2" w:rsidR="003A30ED" w:rsidRPr="005F7DE3" w:rsidDel="00E6695A" w:rsidRDefault="003A30ED" w:rsidP="003A30ED">
            <w:pPr>
              <w:jc w:val="center"/>
              <w:rPr>
                <w:del w:id="1661" w:author="Lichen Wu" w:date="2022-04-17T18:48:00Z"/>
              </w:rPr>
            </w:pPr>
            <w:del w:id="1662" w:author="Lichen Wu" w:date="2022-04-17T18:48:00Z">
              <w:r w:rsidRPr="005F7DE3" w:rsidDel="00E6695A">
                <w:delText>capacitors</w:delText>
              </w:r>
            </w:del>
          </w:p>
        </w:tc>
        <w:tc>
          <w:tcPr>
            <w:tcW w:w="1140" w:type="dxa"/>
            <w:tcBorders>
              <w:top w:val="nil"/>
              <w:left w:val="nil"/>
              <w:bottom w:val="nil"/>
              <w:right w:val="nil"/>
            </w:tcBorders>
            <w:tcPrChange w:id="1663" w:author="Lichen Wu" w:date="2022-04-17T17:31:00Z">
              <w:tcPr>
                <w:tcW w:w="1148" w:type="dxa"/>
                <w:tcBorders>
                  <w:top w:val="nil"/>
                  <w:left w:val="nil"/>
                  <w:bottom w:val="nil"/>
                  <w:right w:val="nil"/>
                </w:tcBorders>
              </w:tcPr>
            </w:tcPrChange>
          </w:tcPr>
          <w:p w14:paraId="768354C4" w14:textId="16F9E7ED" w:rsidR="003A30ED" w:rsidRPr="005F7DE3" w:rsidDel="00E6695A" w:rsidRDefault="003A30ED" w:rsidP="003A30ED">
            <w:pPr>
              <w:jc w:val="center"/>
              <w:rPr>
                <w:del w:id="1664" w:author="Lichen Wu" w:date="2022-04-17T18:48:00Z"/>
                <w:iCs/>
              </w:rPr>
            </w:pPr>
            <w:del w:id="1665" w:author="Lichen Wu" w:date="2022-04-17T18:48:00Z">
              <w:r w:rsidRPr="005F7DE3" w:rsidDel="00E6695A">
                <w:rPr>
                  <w:iCs/>
                </w:rPr>
                <w:delText>J/K</w:delText>
              </w:r>
            </w:del>
          </w:p>
        </w:tc>
        <w:tc>
          <w:tcPr>
            <w:tcW w:w="999" w:type="dxa"/>
            <w:tcBorders>
              <w:top w:val="nil"/>
              <w:left w:val="nil"/>
              <w:bottom w:val="nil"/>
              <w:right w:val="nil"/>
            </w:tcBorders>
            <w:tcPrChange w:id="1666" w:author="Lichen Wu" w:date="2022-04-17T17:31:00Z">
              <w:tcPr>
                <w:tcW w:w="1007" w:type="dxa"/>
                <w:tcBorders>
                  <w:top w:val="nil"/>
                  <w:left w:val="nil"/>
                  <w:bottom w:val="nil"/>
                  <w:right w:val="nil"/>
                </w:tcBorders>
              </w:tcPr>
            </w:tcPrChange>
          </w:tcPr>
          <w:p w14:paraId="2757E9A0" w14:textId="07C00580" w:rsidR="003A30ED" w:rsidRPr="005F7DE3" w:rsidDel="00E6695A" w:rsidRDefault="00D47CBD" w:rsidP="003A30ED">
            <w:pPr>
              <w:jc w:val="center"/>
              <w:rPr>
                <w:del w:id="1667" w:author="Lichen Wu" w:date="2022-04-17T18:48:00Z"/>
              </w:rPr>
            </w:pPr>
            <m:oMathPara>
              <m:oMath>
                <m:r>
                  <w:del w:id="1668" w:author="Lichen Wu" w:date="2022-04-17T18:48:00Z">
                    <m:rPr>
                      <m:sty m:val="p"/>
                    </m:rPr>
                    <w:rPr>
                      <w:rFonts w:ascii="Cambria Math" w:hAnsi="Cambria Math"/>
                    </w:rPr>
                    <m:t>ρ</m:t>
                  </w:del>
                </m:r>
              </m:oMath>
            </m:oMathPara>
          </w:p>
        </w:tc>
        <w:tc>
          <w:tcPr>
            <w:tcW w:w="1658" w:type="dxa"/>
            <w:tcBorders>
              <w:top w:val="nil"/>
              <w:left w:val="nil"/>
              <w:bottom w:val="nil"/>
              <w:right w:val="nil"/>
            </w:tcBorders>
            <w:tcPrChange w:id="1669" w:author="Lichen Wu" w:date="2022-04-17T17:31:00Z">
              <w:tcPr>
                <w:tcW w:w="1668" w:type="dxa"/>
                <w:tcBorders>
                  <w:top w:val="nil"/>
                  <w:left w:val="nil"/>
                  <w:bottom w:val="nil"/>
                  <w:right w:val="nil"/>
                </w:tcBorders>
              </w:tcPr>
            </w:tcPrChange>
          </w:tcPr>
          <w:p w14:paraId="72AA73DE" w14:textId="43F5A5C3" w:rsidR="003A30ED" w:rsidRPr="005F7DE3" w:rsidDel="00E6695A" w:rsidRDefault="003A30ED" w:rsidP="003A30ED">
            <w:pPr>
              <w:jc w:val="center"/>
              <w:rPr>
                <w:del w:id="1670" w:author="Lichen Wu" w:date="2022-04-17T18:48:00Z"/>
              </w:rPr>
            </w:pPr>
            <w:del w:id="1671" w:author="Lichen Wu" w:date="2022-04-17T18:48:00Z">
              <w:r w:rsidRPr="005F7DE3" w:rsidDel="00E6695A">
                <w:delText>density</w:delText>
              </w:r>
            </w:del>
          </w:p>
        </w:tc>
        <w:tc>
          <w:tcPr>
            <w:tcW w:w="999" w:type="dxa"/>
            <w:tcBorders>
              <w:top w:val="nil"/>
              <w:left w:val="nil"/>
              <w:bottom w:val="nil"/>
              <w:right w:val="single" w:sz="4" w:space="0" w:color="auto"/>
            </w:tcBorders>
            <w:tcPrChange w:id="1672" w:author="Lichen Wu" w:date="2022-04-17T17:31:00Z">
              <w:tcPr>
                <w:tcW w:w="1007" w:type="dxa"/>
                <w:tcBorders>
                  <w:top w:val="nil"/>
                  <w:left w:val="nil"/>
                  <w:bottom w:val="nil"/>
                  <w:right w:val="single" w:sz="4" w:space="0" w:color="auto"/>
                </w:tcBorders>
              </w:tcPr>
            </w:tcPrChange>
          </w:tcPr>
          <w:p w14:paraId="102BF633" w14:textId="09C53C25" w:rsidR="003A30ED" w:rsidRPr="005F7DE3" w:rsidDel="00E6695A" w:rsidRDefault="003A30ED" w:rsidP="003A30ED">
            <w:pPr>
              <w:jc w:val="center"/>
              <w:rPr>
                <w:del w:id="1673" w:author="Lichen Wu" w:date="2022-04-17T18:48:00Z"/>
                <w:i/>
                <w:iCs/>
              </w:rPr>
            </w:pPr>
            <w:del w:id="1674" w:author="Lichen Wu" w:date="2022-04-17T18:48:00Z">
              <w:r w:rsidRPr="005F7DE3" w:rsidDel="00E6695A">
                <w:rPr>
                  <w:i/>
                  <w:iCs/>
                </w:rPr>
                <w:delText>kg/m3</w:delText>
              </w:r>
            </w:del>
          </w:p>
        </w:tc>
      </w:tr>
      <w:tr w:rsidR="003A30ED" w:rsidRPr="005F7DE3" w:rsidDel="00E6695A" w14:paraId="621C63EA" w14:textId="26D3D833" w:rsidTr="007B0E31">
        <w:trPr>
          <w:trHeight w:val="252"/>
          <w:jc w:val="center"/>
          <w:del w:id="1675" w:author="Lichen Wu" w:date="2022-04-17T18:48:00Z"/>
          <w:trPrChange w:id="1676" w:author="Lichen Wu" w:date="2022-04-17T17:31:00Z">
            <w:trPr>
              <w:trHeight w:val="441"/>
              <w:jc w:val="center"/>
            </w:trPr>
          </w:trPrChange>
        </w:trPr>
        <w:tc>
          <w:tcPr>
            <w:tcW w:w="1258" w:type="dxa"/>
            <w:tcBorders>
              <w:top w:val="nil"/>
              <w:left w:val="single" w:sz="4" w:space="0" w:color="auto"/>
              <w:bottom w:val="nil"/>
              <w:right w:val="nil"/>
            </w:tcBorders>
            <w:tcPrChange w:id="1677" w:author="Lichen Wu" w:date="2022-04-17T17:31:00Z">
              <w:tcPr>
                <w:tcW w:w="1266" w:type="dxa"/>
                <w:tcBorders>
                  <w:top w:val="nil"/>
                  <w:left w:val="single" w:sz="4" w:space="0" w:color="auto"/>
                  <w:bottom w:val="nil"/>
                  <w:right w:val="nil"/>
                </w:tcBorders>
              </w:tcPr>
            </w:tcPrChange>
          </w:tcPr>
          <w:p w14:paraId="6A8C68BF" w14:textId="5032C7FF" w:rsidR="003A30ED" w:rsidRPr="005F7DE3" w:rsidDel="00E6695A" w:rsidRDefault="008F54D4" w:rsidP="003A30ED">
            <w:pPr>
              <w:jc w:val="center"/>
              <w:rPr>
                <w:del w:id="1678" w:author="Lichen Wu" w:date="2022-04-17T18:48:00Z"/>
                <w:i/>
              </w:rPr>
            </w:pPr>
            <m:oMathPara>
              <m:oMath>
                <m:sSub>
                  <m:sSubPr>
                    <m:ctrlPr>
                      <w:del w:id="1679" w:author="Lichen Wu" w:date="2022-04-17T18:48:00Z">
                        <w:rPr>
                          <w:rFonts w:ascii="Cambria Math" w:hAnsi="Cambria Math"/>
                          <w:i/>
                        </w:rPr>
                      </w:del>
                    </m:ctrlPr>
                  </m:sSubPr>
                  <m:e>
                    <m:r>
                      <w:del w:id="1680" w:author="Lichen Wu" w:date="2022-04-17T18:48:00Z">
                        <w:rPr>
                          <w:rFonts w:ascii="Cambria Math" w:hAnsi="Cambria Math"/>
                        </w:rPr>
                        <m:t>C</m:t>
                      </w:del>
                    </m:r>
                  </m:e>
                  <m:sub>
                    <m:r>
                      <w:del w:id="1681" w:author="Lichen Wu" w:date="2022-04-17T18:48:00Z">
                        <w:rPr>
                          <w:rFonts w:ascii="Cambria Math" w:hAnsi="Cambria Math"/>
                        </w:rPr>
                        <m:t>p</m:t>
                      </w:del>
                    </m:r>
                  </m:sub>
                </m:sSub>
              </m:oMath>
            </m:oMathPara>
          </w:p>
        </w:tc>
        <w:tc>
          <w:tcPr>
            <w:tcW w:w="1759" w:type="dxa"/>
            <w:tcBorders>
              <w:top w:val="nil"/>
              <w:left w:val="nil"/>
              <w:bottom w:val="nil"/>
              <w:right w:val="nil"/>
            </w:tcBorders>
            <w:tcPrChange w:id="1682" w:author="Lichen Wu" w:date="2022-04-17T17:31:00Z">
              <w:tcPr>
                <w:tcW w:w="1769" w:type="dxa"/>
                <w:tcBorders>
                  <w:top w:val="nil"/>
                  <w:left w:val="nil"/>
                  <w:bottom w:val="nil"/>
                  <w:right w:val="nil"/>
                </w:tcBorders>
              </w:tcPr>
            </w:tcPrChange>
          </w:tcPr>
          <w:p w14:paraId="279B680A" w14:textId="7F22C57F" w:rsidR="003A30ED" w:rsidRPr="005F7DE3" w:rsidDel="00E6695A" w:rsidRDefault="003A30ED" w:rsidP="003A30ED">
            <w:pPr>
              <w:jc w:val="center"/>
              <w:rPr>
                <w:del w:id="1683" w:author="Lichen Wu" w:date="2022-04-17T18:48:00Z"/>
              </w:rPr>
            </w:pPr>
            <w:del w:id="1684" w:author="Lichen Wu" w:date="2022-04-17T18:48:00Z">
              <w:r w:rsidRPr="005F7DE3" w:rsidDel="00E6695A">
                <w:delText>Specific heat</w:delText>
              </w:r>
            </w:del>
          </w:p>
        </w:tc>
        <w:tc>
          <w:tcPr>
            <w:tcW w:w="1140" w:type="dxa"/>
            <w:tcBorders>
              <w:top w:val="nil"/>
              <w:left w:val="nil"/>
              <w:bottom w:val="nil"/>
              <w:right w:val="nil"/>
            </w:tcBorders>
            <w:tcPrChange w:id="1685" w:author="Lichen Wu" w:date="2022-04-17T17:31:00Z">
              <w:tcPr>
                <w:tcW w:w="1148" w:type="dxa"/>
                <w:tcBorders>
                  <w:top w:val="nil"/>
                  <w:left w:val="nil"/>
                  <w:bottom w:val="nil"/>
                  <w:right w:val="nil"/>
                </w:tcBorders>
              </w:tcPr>
            </w:tcPrChange>
          </w:tcPr>
          <w:p w14:paraId="0FF31CC1" w14:textId="302BCA75" w:rsidR="003A30ED" w:rsidRPr="005F7DE3" w:rsidDel="00E6695A" w:rsidRDefault="003A30ED" w:rsidP="003A30ED">
            <w:pPr>
              <w:jc w:val="center"/>
              <w:rPr>
                <w:del w:id="1686" w:author="Lichen Wu" w:date="2022-04-17T18:48:00Z"/>
                <w:iCs/>
              </w:rPr>
            </w:pPr>
            <w:del w:id="1687" w:author="Lichen Wu" w:date="2022-04-17T18:48:00Z">
              <w:r w:rsidRPr="005F7DE3" w:rsidDel="00E6695A">
                <w:rPr>
                  <w:iCs/>
                </w:rPr>
                <w:delText>J/Kg/K</w:delText>
              </w:r>
            </w:del>
          </w:p>
        </w:tc>
        <w:tc>
          <w:tcPr>
            <w:tcW w:w="999" w:type="dxa"/>
            <w:tcBorders>
              <w:top w:val="nil"/>
              <w:left w:val="nil"/>
              <w:bottom w:val="nil"/>
              <w:right w:val="nil"/>
            </w:tcBorders>
            <w:tcPrChange w:id="1688" w:author="Lichen Wu" w:date="2022-04-17T17:31:00Z">
              <w:tcPr>
                <w:tcW w:w="1007" w:type="dxa"/>
                <w:tcBorders>
                  <w:top w:val="nil"/>
                  <w:left w:val="nil"/>
                  <w:bottom w:val="nil"/>
                  <w:right w:val="nil"/>
                </w:tcBorders>
              </w:tcPr>
            </w:tcPrChange>
          </w:tcPr>
          <w:p w14:paraId="7CA2D8C6" w14:textId="55192B4B" w:rsidR="003A30ED" w:rsidRPr="005F7DE3" w:rsidDel="00E6695A" w:rsidRDefault="003A30ED" w:rsidP="003A30ED">
            <w:pPr>
              <w:jc w:val="center"/>
              <w:rPr>
                <w:del w:id="1689" w:author="Lichen Wu" w:date="2022-04-17T18:48:00Z"/>
              </w:rPr>
            </w:pPr>
            <w:del w:id="1690" w:author="Lichen Wu" w:date="2022-04-17T18:48:00Z">
              <w:r w:rsidRPr="005F7DE3" w:rsidDel="00E6695A">
                <w:rPr>
                  <w:i/>
                </w:rPr>
                <w:delText>T</w:delText>
              </w:r>
            </w:del>
          </w:p>
        </w:tc>
        <w:tc>
          <w:tcPr>
            <w:tcW w:w="1658" w:type="dxa"/>
            <w:tcBorders>
              <w:top w:val="nil"/>
              <w:left w:val="nil"/>
              <w:bottom w:val="nil"/>
              <w:right w:val="nil"/>
            </w:tcBorders>
            <w:tcPrChange w:id="1691" w:author="Lichen Wu" w:date="2022-04-17T17:31:00Z">
              <w:tcPr>
                <w:tcW w:w="1668" w:type="dxa"/>
                <w:tcBorders>
                  <w:top w:val="nil"/>
                  <w:left w:val="nil"/>
                  <w:bottom w:val="nil"/>
                  <w:right w:val="nil"/>
                </w:tcBorders>
              </w:tcPr>
            </w:tcPrChange>
          </w:tcPr>
          <w:p w14:paraId="0E631AC5" w14:textId="0300E18B" w:rsidR="003A30ED" w:rsidRPr="005F7DE3" w:rsidDel="00E6695A" w:rsidRDefault="003A30ED" w:rsidP="003A30ED">
            <w:pPr>
              <w:jc w:val="center"/>
              <w:rPr>
                <w:del w:id="1692" w:author="Lichen Wu" w:date="2022-04-17T18:48:00Z"/>
              </w:rPr>
            </w:pPr>
            <w:del w:id="1693" w:author="Lichen Wu" w:date="2022-04-17T18:48:00Z">
              <w:r w:rsidRPr="005F7DE3" w:rsidDel="00E6695A">
                <w:delText>temperature</w:delText>
              </w:r>
            </w:del>
          </w:p>
        </w:tc>
        <w:tc>
          <w:tcPr>
            <w:tcW w:w="999" w:type="dxa"/>
            <w:tcBorders>
              <w:top w:val="nil"/>
              <w:left w:val="nil"/>
              <w:bottom w:val="nil"/>
              <w:right w:val="single" w:sz="4" w:space="0" w:color="auto"/>
            </w:tcBorders>
            <w:tcPrChange w:id="1694" w:author="Lichen Wu" w:date="2022-04-17T17:31:00Z">
              <w:tcPr>
                <w:tcW w:w="1007" w:type="dxa"/>
                <w:tcBorders>
                  <w:top w:val="nil"/>
                  <w:left w:val="nil"/>
                  <w:bottom w:val="nil"/>
                  <w:right w:val="single" w:sz="4" w:space="0" w:color="auto"/>
                </w:tcBorders>
              </w:tcPr>
            </w:tcPrChange>
          </w:tcPr>
          <w:p w14:paraId="0B06AE58" w14:textId="52E142FD" w:rsidR="003A30ED" w:rsidRPr="005F7DE3" w:rsidDel="00E6695A" w:rsidRDefault="003A30ED" w:rsidP="003A30ED">
            <w:pPr>
              <w:jc w:val="center"/>
              <w:rPr>
                <w:del w:id="1695" w:author="Lichen Wu" w:date="2022-04-17T18:48:00Z"/>
                <w:i/>
                <w:iCs/>
              </w:rPr>
            </w:pPr>
            <w:del w:id="1696" w:author="Lichen Wu" w:date="2022-04-17T18:48:00Z">
              <w:r w:rsidRPr="005F7DE3" w:rsidDel="00E6695A">
                <w:rPr>
                  <w:iCs/>
                </w:rPr>
                <w:delText>K</w:delText>
              </w:r>
            </w:del>
          </w:p>
        </w:tc>
      </w:tr>
      <w:tr w:rsidR="003A30ED" w:rsidRPr="005F7DE3" w:rsidDel="00E6695A" w14:paraId="6B646069" w14:textId="49438136" w:rsidTr="007B0E31">
        <w:trPr>
          <w:trHeight w:val="240"/>
          <w:jc w:val="center"/>
          <w:del w:id="1697" w:author="Lichen Wu" w:date="2022-04-17T18:48:00Z"/>
          <w:trPrChange w:id="1698" w:author="Lichen Wu" w:date="2022-04-17T17:31:00Z">
            <w:trPr>
              <w:trHeight w:val="421"/>
              <w:jc w:val="center"/>
            </w:trPr>
          </w:trPrChange>
        </w:trPr>
        <w:tc>
          <w:tcPr>
            <w:tcW w:w="1258" w:type="dxa"/>
            <w:tcBorders>
              <w:top w:val="nil"/>
              <w:left w:val="single" w:sz="4" w:space="0" w:color="auto"/>
              <w:bottom w:val="nil"/>
              <w:right w:val="nil"/>
            </w:tcBorders>
            <w:tcPrChange w:id="1699" w:author="Lichen Wu" w:date="2022-04-17T17:31:00Z">
              <w:tcPr>
                <w:tcW w:w="1266" w:type="dxa"/>
                <w:tcBorders>
                  <w:top w:val="nil"/>
                  <w:left w:val="single" w:sz="4" w:space="0" w:color="auto"/>
                  <w:bottom w:val="nil"/>
                  <w:right w:val="nil"/>
                </w:tcBorders>
              </w:tcPr>
            </w:tcPrChange>
          </w:tcPr>
          <w:p w14:paraId="7631E212" w14:textId="06834C08" w:rsidR="003A30ED" w:rsidRPr="005F7DE3" w:rsidDel="00E6695A" w:rsidRDefault="003A30ED" w:rsidP="003A30ED">
            <w:pPr>
              <w:jc w:val="center"/>
              <w:rPr>
                <w:del w:id="1700" w:author="Lichen Wu" w:date="2022-04-17T18:48:00Z"/>
                <w:i/>
              </w:rPr>
            </w:pPr>
            <m:oMathPara>
              <m:oMathParaPr>
                <m:jc m:val="center"/>
              </m:oMathParaPr>
              <m:oMath>
                <m:r>
                  <w:del w:id="1701" w:author="Lichen Wu" w:date="2022-04-17T18:48:00Z">
                    <w:rPr>
                      <w:rFonts w:ascii="Cambria Math" w:hAnsi="Cambria Math"/>
                    </w:rPr>
                    <m:t>h</m:t>
                  </w:del>
                </m:r>
              </m:oMath>
            </m:oMathPara>
          </w:p>
        </w:tc>
        <w:tc>
          <w:tcPr>
            <w:tcW w:w="1759" w:type="dxa"/>
            <w:tcBorders>
              <w:top w:val="nil"/>
              <w:left w:val="nil"/>
              <w:bottom w:val="nil"/>
              <w:right w:val="nil"/>
            </w:tcBorders>
            <w:tcPrChange w:id="1702" w:author="Lichen Wu" w:date="2022-04-17T17:31:00Z">
              <w:tcPr>
                <w:tcW w:w="1769" w:type="dxa"/>
                <w:tcBorders>
                  <w:top w:val="nil"/>
                  <w:left w:val="nil"/>
                  <w:bottom w:val="nil"/>
                  <w:right w:val="nil"/>
                </w:tcBorders>
              </w:tcPr>
            </w:tcPrChange>
          </w:tcPr>
          <w:p w14:paraId="72BAB31D" w14:textId="405371B4" w:rsidR="003A30ED" w:rsidRPr="005F7DE3" w:rsidDel="00E6695A" w:rsidRDefault="003A30ED" w:rsidP="003A30ED">
            <w:pPr>
              <w:jc w:val="center"/>
              <w:rPr>
                <w:del w:id="1703" w:author="Lichen Wu" w:date="2022-04-17T18:48:00Z"/>
              </w:rPr>
            </w:pPr>
            <w:del w:id="1704" w:author="Lichen Wu" w:date="2022-04-17T18:48:00Z">
              <w:r w:rsidRPr="005F7DE3" w:rsidDel="00E6695A">
                <w:delText>heat transfer coefficient</w:delText>
              </w:r>
            </w:del>
          </w:p>
        </w:tc>
        <w:tc>
          <w:tcPr>
            <w:tcW w:w="1140" w:type="dxa"/>
            <w:tcBorders>
              <w:top w:val="nil"/>
              <w:left w:val="nil"/>
              <w:bottom w:val="nil"/>
              <w:right w:val="nil"/>
            </w:tcBorders>
            <w:tcPrChange w:id="1705" w:author="Lichen Wu" w:date="2022-04-17T17:31:00Z">
              <w:tcPr>
                <w:tcW w:w="1148" w:type="dxa"/>
                <w:tcBorders>
                  <w:top w:val="nil"/>
                  <w:left w:val="nil"/>
                  <w:bottom w:val="nil"/>
                  <w:right w:val="nil"/>
                </w:tcBorders>
              </w:tcPr>
            </w:tcPrChange>
          </w:tcPr>
          <w:p w14:paraId="7F7652FF" w14:textId="130534D9" w:rsidR="003A30ED" w:rsidRPr="005F7DE3" w:rsidDel="00E6695A" w:rsidRDefault="00D47CBD" w:rsidP="003A30ED">
            <w:pPr>
              <w:jc w:val="center"/>
              <w:rPr>
                <w:del w:id="1706" w:author="Lichen Wu" w:date="2022-04-17T18:48:00Z"/>
                <w:iCs/>
              </w:rPr>
            </w:pPr>
            <m:oMathPara>
              <m:oMath>
                <m:r>
                  <w:del w:id="1707" w:author="Lichen Wu" w:date="2022-04-17T18:48:00Z">
                    <m:rPr>
                      <m:sty m:val="p"/>
                    </m:rPr>
                    <w:rPr>
                      <w:rFonts w:ascii="Cambria Math" w:hAnsi="Cambria Math"/>
                    </w:rPr>
                    <m:t>W</m:t>
                  </w:del>
                </m:r>
                <m:r>
                  <w:del w:id="1708" w:author="Lichen Wu" w:date="2022-04-17T18:48:00Z">
                    <m:rPr>
                      <m:lit/>
                      <m:sty m:val="p"/>
                    </m:rPr>
                    <w:rPr>
                      <w:rFonts w:ascii="Cambria Math" w:hAnsi="Cambria Math"/>
                    </w:rPr>
                    <m:t>/</m:t>
                  </w:del>
                </m:r>
                <m:d>
                  <m:dPr>
                    <m:ctrlPr>
                      <w:del w:id="1709" w:author="Lichen Wu" w:date="2022-04-17T18:48:00Z">
                        <w:rPr>
                          <w:rFonts w:ascii="Cambria Math" w:hAnsi="Cambria Math"/>
                          <w:iCs/>
                        </w:rPr>
                      </w:del>
                    </m:ctrlPr>
                  </m:dPr>
                  <m:e>
                    <m:sSup>
                      <m:sSupPr>
                        <m:ctrlPr>
                          <w:del w:id="1710" w:author="Lichen Wu" w:date="2022-04-17T18:48:00Z">
                            <w:rPr>
                              <w:rFonts w:ascii="Cambria Math" w:hAnsi="Cambria Math"/>
                              <w:iCs/>
                            </w:rPr>
                          </w:del>
                        </m:ctrlPr>
                      </m:sSupPr>
                      <m:e>
                        <m:r>
                          <w:del w:id="1711" w:author="Lichen Wu" w:date="2022-04-17T18:48:00Z">
                            <w:rPr>
                              <w:rFonts w:ascii="Cambria Math" w:hAnsi="Cambria Math"/>
                            </w:rPr>
                            <m:t>m</m:t>
                          </w:del>
                        </m:r>
                      </m:e>
                      <m:sup>
                        <m:r>
                          <w:del w:id="1712" w:author="Lichen Wu" w:date="2022-04-17T18:48:00Z">
                            <m:rPr>
                              <m:sty m:val="p"/>
                            </m:rPr>
                            <w:rPr>
                              <w:rFonts w:ascii="Cambria Math" w:hAnsi="Cambria Math"/>
                            </w:rPr>
                            <m:t>2</m:t>
                          </w:del>
                        </m:r>
                      </m:sup>
                    </m:sSup>
                    <m:r>
                      <w:del w:id="1713" w:author="Lichen Wu" w:date="2022-04-17T18:48:00Z">
                        <m:rPr>
                          <m:sty m:val="p"/>
                        </m:rPr>
                        <w:rPr>
                          <w:rFonts w:ascii="Cambria Math" w:hAnsi="Cambria Math"/>
                        </w:rPr>
                        <m:t>K</m:t>
                      </w:del>
                    </m:r>
                  </m:e>
                </m:d>
              </m:oMath>
            </m:oMathPara>
          </w:p>
        </w:tc>
        <w:tc>
          <w:tcPr>
            <w:tcW w:w="999" w:type="dxa"/>
            <w:tcBorders>
              <w:top w:val="nil"/>
              <w:left w:val="nil"/>
              <w:bottom w:val="nil"/>
              <w:right w:val="nil"/>
            </w:tcBorders>
            <w:tcPrChange w:id="1714" w:author="Lichen Wu" w:date="2022-04-17T17:31:00Z">
              <w:tcPr>
                <w:tcW w:w="1007" w:type="dxa"/>
                <w:tcBorders>
                  <w:top w:val="nil"/>
                  <w:left w:val="nil"/>
                  <w:bottom w:val="nil"/>
                  <w:right w:val="nil"/>
                </w:tcBorders>
              </w:tcPr>
            </w:tcPrChange>
          </w:tcPr>
          <w:p w14:paraId="795AFD64" w14:textId="43B18FF9" w:rsidR="003A30ED" w:rsidRPr="005F7DE3" w:rsidDel="00E6695A" w:rsidRDefault="003A30ED" w:rsidP="003A30ED">
            <w:pPr>
              <w:jc w:val="center"/>
              <w:rPr>
                <w:del w:id="1715" w:author="Lichen Wu" w:date="2022-04-17T18:48:00Z"/>
              </w:rPr>
            </w:pPr>
            <w:del w:id="1716" w:author="Lichen Wu" w:date="2022-04-17T18:48:00Z">
              <w:r w:rsidRPr="005F7DE3" w:rsidDel="00E6695A">
                <w:rPr>
                  <w:i/>
                </w:rPr>
                <w:delText>t</w:delText>
              </w:r>
            </w:del>
          </w:p>
        </w:tc>
        <w:tc>
          <w:tcPr>
            <w:tcW w:w="1658" w:type="dxa"/>
            <w:tcBorders>
              <w:top w:val="nil"/>
              <w:left w:val="nil"/>
              <w:bottom w:val="nil"/>
              <w:right w:val="nil"/>
            </w:tcBorders>
            <w:tcPrChange w:id="1717" w:author="Lichen Wu" w:date="2022-04-17T17:31:00Z">
              <w:tcPr>
                <w:tcW w:w="1668" w:type="dxa"/>
                <w:tcBorders>
                  <w:top w:val="nil"/>
                  <w:left w:val="nil"/>
                  <w:bottom w:val="nil"/>
                  <w:right w:val="nil"/>
                </w:tcBorders>
              </w:tcPr>
            </w:tcPrChange>
          </w:tcPr>
          <w:p w14:paraId="32B7CFCD" w14:textId="5E782809" w:rsidR="003A30ED" w:rsidRPr="005F7DE3" w:rsidDel="00E6695A" w:rsidRDefault="003A30ED" w:rsidP="003A30ED">
            <w:pPr>
              <w:jc w:val="center"/>
              <w:rPr>
                <w:del w:id="1718" w:author="Lichen Wu" w:date="2022-04-17T18:48:00Z"/>
              </w:rPr>
            </w:pPr>
            <w:del w:id="1719" w:author="Lichen Wu" w:date="2022-04-17T18:48:00Z">
              <w:r w:rsidRPr="005F7DE3" w:rsidDel="00E6695A">
                <w:delText>time</w:delText>
              </w:r>
            </w:del>
          </w:p>
        </w:tc>
        <w:tc>
          <w:tcPr>
            <w:tcW w:w="999" w:type="dxa"/>
            <w:tcBorders>
              <w:top w:val="nil"/>
              <w:left w:val="nil"/>
              <w:bottom w:val="nil"/>
              <w:right w:val="single" w:sz="4" w:space="0" w:color="auto"/>
            </w:tcBorders>
            <w:tcPrChange w:id="1720" w:author="Lichen Wu" w:date="2022-04-17T17:31:00Z">
              <w:tcPr>
                <w:tcW w:w="1007" w:type="dxa"/>
                <w:tcBorders>
                  <w:top w:val="nil"/>
                  <w:left w:val="nil"/>
                  <w:bottom w:val="nil"/>
                  <w:right w:val="single" w:sz="4" w:space="0" w:color="auto"/>
                </w:tcBorders>
              </w:tcPr>
            </w:tcPrChange>
          </w:tcPr>
          <w:p w14:paraId="50ABC9A8" w14:textId="479C10F6" w:rsidR="003A30ED" w:rsidRPr="005F7DE3" w:rsidDel="00E6695A" w:rsidRDefault="003A30ED" w:rsidP="003A30ED">
            <w:pPr>
              <w:jc w:val="center"/>
              <w:rPr>
                <w:del w:id="1721" w:author="Lichen Wu" w:date="2022-04-17T18:48:00Z"/>
                <w:i/>
                <w:iCs/>
              </w:rPr>
            </w:pPr>
            <w:del w:id="1722" w:author="Lichen Wu" w:date="2022-04-17T18:48:00Z">
              <w:r w:rsidRPr="005F7DE3" w:rsidDel="00E6695A">
                <w:rPr>
                  <w:iCs/>
                </w:rPr>
                <w:delText>second</w:delText>
              </w:r>
            </w:del>
          </w:p>
        </w:tc>
      </w:tr>
      <w:tr w:rsidR="003A30ED" w:rsidRPr="005F7DE3" w:rsidDel="00E6695A" w14:paraId="3311CBE7" w14:textId="2D21B660" w:rsidTr="007B0E31">
        <w:trPr>
          <w:trHeight w:val="227"/>
          <w:jc w:val="center"/>
          <w:del w:id="1723" w:author="Lichen Wu" w:date="2022-04-17T18:48:00Z"/>
          <w:trPrChange w:id="1724" w:author="Lichen Wu" w:date="2022-04-17T17:31:00Z">
            <w:trPr>
              <w:trHeight w:val="399"/>
              <w:jc w:val="center"/>
            </w:trPr>
          </w:trPrChange>
        </w:trPr>
        <w:tc>
          <w:tcPr>
            <w:tcW w:w="1258" w:type="dxa"/>
            <w:tcBorders>
              <w:top w:val="nil"/>
              <w:left w:val="single" w:sz="4" w:space="0" w:color="auto"/>
              <w:bottom w:val="nil"/>
              <w:right w:val="nil"/>
            </w:tcBorders>
            <w:tcPrChange w:id="1725" w:author="Lichen Wu" w:date="2022-04-17T17:31:00Z">
              <w:tcPr>
                <w:tcW w:w="1266" w:type="dxa"/>
                <w:tcBorders>
                  <w:top w:val="nil"/>
                  <w:left w:val="single" w:sz="4" w:space="0" w:color="auto"/>
                  <w:bottom w:val="nil"/>
                  <w:right w:val="nil"/>
                </w:tcBorders>
              </w:tcPr>
            </w:tcPrChange>
          </w:tcPr>
          <w:p w14:paraId="63C7FA96" w14:textId="2A35BF3C" w:rsidR="003A30ED" w:rsidRPr="005F7DE3" w:rsidDel="00E6695A" w:rsidRDefault="003A30ED" w:rsidP="003A30ED">
            <w:pPr>
              <w:jc w:val="center"/>
              <w:rPr>
                <w:del w:id="1726" w:author="Lichen Wu" w:date="2022-04-17T18:48:00Z"/>
                <w:i/>
              </w:rPr>
            </w:pPr>
            <w:del w:id="1727" w:author="Lichen Wu" w:date="2022-04-17T18:48:00Z">
              <w:r w:rsidRPr="005F7DE3" w:rsidDel="00E6695A">
                <w:delText>L</w:delText>
              </w:r>
            </w:del>
          </w:p>
        </w:tc>
        <w:tc>
          <w:tcPr>
            <w:tcW w:w="1759" w:type="dxa"/>
            <w:tcBorders>
              <w:top w:val="nil"/>
              <w:left w:val="nil"/>
              <w:bottom w:val="nil"/>
              <w:right w:val="nil"/>
            </w:tcBorders>
            <w:tcPrChange w:id="1728" w:author="Lichen Wu" w:date="2022-04-17T17:31:00Z">
              <w:tcPr>
                <w:tcW w:w="1769" w:type="dxa"/>
                <w:tcBorders>
                  <w:top w:val="nil"/>
                  <w:left w:val="nil"/>
                  <w:bottom w:val="nil"/>
                  <w:right w:val="nil"/>
                </w:tcBorders>
              </w:tcPr>
            </w:tcPrChange>
          </w:tcPr>
          <w:p w14:paraId="09E53698" w14:textId="02B8B674" w:rsidR="003A30ED" w:rsidRPr="005F7DE3" w:rsidDel="00E6695A" w:rsidRDefault="003A30ED" w:rsidP="003A30ED">
            <w:pPr>
              <w:jc w:val="center"/>
              <w:rPr>
                <w:del w:id="1729" w:author="Lichen Wu" w:date="2022-04-17T18:48:00Z"/>
              </w:rPr>
            </w:pPr>
            <w:del w:id="1730" w:author="Lichen Wu" w:date="2022-04-17T18:48:00Z">
              <w:r w:rsidRPr="005F7DE3" w:rsidDel="00E6695A">
                <w:delText>thickness</w:delText>
              </w:r>
            </w:del>
          </w:p>
        </w:tc>
        <w:tc>
          <w:tcPr>
            <w:tcW w:w="1140" w:type="dxa"/>
            <w:tcBorders>
              <w:top w:val="nil"/>
              <w:left w:val="nil"/>
              <w:bottom w:val="nil"/>
              <w:right w:val="nil"/>
            </w:tcBorders>
            <w:tcPrChange w:id="1731" w:author="Lichen Wu" w:date="2022-04-17T17:31:00Z">
              <w:tcPr>
                <w:tcW w:w="1148" w:type="dxa"/>
                <w:tcBorders>
                  <w:top w:val="nil"/>
                  <w:left w:val="nil"/>
                  <w:bottom w:val="nil"/>
                  <w:right w:val="nil"/>
                </w:tcBorders>
              </w:tcPr>
            </w:tcPrChange>
          </w:tcPr>
          <w:p w14:paraId="396C207D" w14:textId="35561FF0" w:rsidR="003A30ED" w:rsidRPr="005F7DE3" w:rsidDel="00E6695A" w:rsidRDefault="003A30ED" w:rsidP="003A30ED">
            <w:pPr>
              <w:jc w:val="center"/>
              <w:rPr>
                <w:del w:id="1732" w:author="Lichen Wu" w:date="2022-04-17T18:48:00Z"/>
                <w:iCs/>
              </w:rPr>
            </w:pPr>
            <w:del w:id="1733" w:author="Lichen Wu" w:date="2022-04-17T18:48:00Z">
              <w:r w:rsidRPr="005F7DE3" w:rsidDel="00E6695A">
                <w:rPr>
                  <w:i/>
                  <w:iCs/>
                </w:rPr>
                <w:delText>m</w:delText>
              </w:r>
            </w:del>
          </w:p>
        </w:tc>
        <w:tc>
          <w:tcPr>
            <w:tcW w:w="999" w:type="dxa"/>
            <w:tcBorders>
              <w:top w:val="nil"/>
              <w:left w:val="nil"/>
              <w:bottom w:val="nil"/>
              <w:right w:val="nil"/>
            </w:tcBorders>
            <w:tcPrChange w:id="1734" w:author="Lichen Wu" w:date="2022-04-17T17:31:00Z">
              <w:tcPr>
                <w:tcW w:w="1007" w:type="dxa"/>
                <w:tcBorders>
                  <w:top w:val="nil"/>
                  <w:left w:val="nil"/>
                  <w:bottom w:val="nil"/>
                  <w:right w:val="nil"/>
                </w:tcBorders>
              </w:tcPr>
            </w:tcPrChange>
          </w:tcPr>
          <w:p w14:paraId="042728E4" w14:textId="441416CB" w:rsidR="003A30ED" w:rsidRPr="005F7DE3" w:rsidDel="00E6695A" w:rsidRDefault="003A30ED" w:rsidP="003A30ED">
            <w:pPr>
              <w:jc w:val="center"/>
              <w:rPr>
                <w:del w:id="1735" w:author="Lichen Wu" w:date="2022-04-17T18:48:00Z"/>
              </w:rPr>
            </w:pPr>
          </w:p>
        </w:tc>
        <w:tc>
          <w:tcPr>
            <w:tcW w:w="1658" w:type="dxa"/>
            <w:tcBorders>
              <w:top w:val="nil"/>
              <w:left w:val="nil"/>
              <w:bottom w:val="nil"/>
              <w:right w:val="nil"/>
            </w:tcBorders>
            <w:tcPrChange w:id="1736" w:author="Lichen Wu" w:date="2022-04-17T17:31:00Z">
              <w:tcPr>
                <w:tcW w:w="1668" w:type="dxa"/>
                <w:tcBorders>
                  <w:top w:val="nil"/>
                  <w:left w:val="nil"/>
                  <w:bottom w:val="nil"/>
                  <w:right w:val="nil"/>
                </w:tcBorders>
              </w:tcPr>
            </w:tcPrChange>
          </w:tcPr>
          <w:p w14:paraId="6D585F42" w14:textId="51BB4F6C" w:rsidR="003A30ED" w:rsidRPr="005F7DE3" w:rsidDel="00E6695A" w:rsidRDefault="003A30ED" w:rsidP="003A30ED">
            <w:pPr>
              <w:jc w:val="center"/>
              <w:rPr>
                <w:del w:id="1737" w:author="Lichen Wu" w:date="2022-04-17T18:48:00Z"/>
              </w:rPr>
            </w:pPr>
          </w:p>
        </w:tc>
        <w:tc>
          <w:tcPr>
            <w:tcW w:w="999" w:type="dxa"/>
            <w:tcBorders>
              <w:top w:val="nil"/>
              <w:left w:val="nil"/>
              <w:bottom w:val="nil"/>
              <w:right w:val="single" w:sz="4" w:space="0" w:color="auto"/>
            </w:tcBorders>
            <w:tcPrChange w:id="1738" w:author="Lichen Wu" w:date="2022-04-17T17:31:00Z">
              <w:tcPr>
                <w:tcW w:w="1007" w:type="dxa"/>
                <w:tcBorders>
                  <w:top w:val="nil"/>
                  <w:left w:val="nil"/>
                  <w:bottom w:val="nil"/>
                  <w:right w:val="single" w:sz="4" w:space="0" w:color="auto"/>
                </w:tcBorders>
              </w:tcPr>
            </w:tcPrChange>
          </w:tcPr>
          <w:p w14:paraId="724B5C29" w14:textId="19E2CEBC" w:rsidR="003A30ED" w:rsidRPr="005F7DE3" w:rsidDel="00E6695A" w:rsidRDefault="003A30ED" w:rsidP="003A30ED">
            <w:pPr>
              <w:jc w:val="center"/>
              <w:rPr>
                <w:del w:id="1739" w:author="Lichen Wu" w:date="2022-04-17T18:48:00Z"/>
                <w:i/>
                <w:iCs/>
              </w:rPr>
            </w:pPr>
          </w:p>
        </w:tc>
      </w:tr>
      <w:tr w:rsidR="003A30ED" w:rsidRPr="005F7DE3" w:rsidDel="00E6695A" w14:paraId="3AEF1CE5" w14:textId="049D3C8A" w:rsidTr="007B0E31">
        <w:trPr>
          <w:trHeight w:val="240"/>
          <w:jc w:val="center"/>
          <w:del w:id="1740" w:author="Lichen Wu" w:date="2022-04-17T18:48:00Z"/>
          <w:trPrChange w:id="1741" w:author="Lichen Wu" w:date="2022-04-17T17:31:00Z">
            <w:trPr>
              <w:trHeight w:val="421"/>
              <w:jc w:val="center"/>
            </w:trPr>
          </w:trPrChange>
        </w:trPr>
        <w:tc>
          <w:tcPr>
            <w:tcW w:w="1258" w:type="dxa"/>
            <w:tcBorders>
              <w:top w:val="nil"/>
              <w:left w:val="single" w:sz="4" w:space="0" w:color="auto"/>
              <w:bottom w:val="nil"/>
              <w:right w:val="nil"/>
            </w:tcBorders>
            <w:tcPrChange w:id="1742" w:author="Lichen Wu" w:date="2022-04-17T17:31:00Z">
              <w:tcPr>
                <w:tcW w:w="1266" w:type="dxa"/>
                <w:tcBorders>
                  <w:top w:val="nil"/>
                  <w:left w:val="single" w:sz="4" w:space="0" w:color="auto"/>
                  <w:bottom w:val="nil"/>
                  <w:right w:val="nil"/>
                </w:tcBorders>
              </w:tcPr>
            </w:tcPrChange>
          </w:tcPr>
          <w:p w14:paraId="4CC8278C" w14:textId="176CC276" w:rsidR="003A30ED" w:rsidRPr="005F7DE3" w:rsidDel="00E6695A" w:rsidRDefault="00D47CBD" w:rsidP="003A30ED">
            <w:pPr>
              <w:jc w:val="center"/>
              <w:rPr>
                <w:del w:id="1743" w:author="Lichen Wu" w:date="2022-04-17T18:48:00Z"/>
                <w:i/>
              </w:rPr>
            </w:pPr>
            <m:oMathPara>
              <m:oMath>
                <m:r>
                  <w:del w:id="1744" w:author="Lichen Wu" w:date="2022-04-17T18:48:00Z">
                    <m:rPr>
                      <m:sty m:val="p"/>
                    </m:rPr>
                    <w:rPr>
                      <w:rFonts w:ascii="Cambria Math" w:hAnsi="Cambria Math"/>
                    </w:rPr>
                    <m:t>λ</m:t>
                  </w:del>
                </m:r>
              </m:oMath>
            </m:oMathPara>
          </w:p>
        </w:tc>
        <w:tc>
          <w:tcPr>
            <w:tcW w:w="1759" w:type="dxa"/>
            <w:tcBorders>
              <w:top w:val="nil"/>
              <w:left w:val="nil"/>
              <w:bottom w:val="nil"/>
              <w:right w:val="nil"/>
            </w:tcBorders>
            <w:tcPrChange w:id="1745" w:author="Lichen Wu" w:date="2022-04-17T17:31:00Z">
              <w:tcPr>
                <w:tcW w:w="1769" w:type="dxa"/>
                <w:tcBorders>
                  <w:top w:val="nil"/>
                  <w:left w:val="nil"/>
                  <w:bottom w:val="nil"/>
                  <w:right w:val="nil"/>
                </w:tcBorders>
              </w:tcPr>
            </w:tcPrChange>
          </w:tcPr>
          <w:p w14:paraId="35A1FC67" w14:textId="69C325CC" w:rsidR="003A30ED" w:rsidRPr="005F7DE3" w:rsidDel="00E6695A" w:rsidRDefault="003A30ED" w:rsidP="003A30ED">
            <w:pPr>
              <w:jc w:val="center"/>
              <w:rPr>
                <w:del w:id="1746" w:author="Lichen Wu" w:date="2022-04-17T18:48:00Z"/>
              </w:rPr>
            </w:pPr>
            <w:del w:id="1747" w:author="Lichen Wu" w:date="2022-04-17T18:48:00Z">
              <w:r w:rsidRPr="005F7DE3" w:rsidDel="00E6695A">
                <w:delText>conductivity</w:delText>
              </w:r>
            </w:del>
          </w:p>
        </w:tc>
        <w:tc>
          <w:tcPr>
            <w:tcW w:w="1140" w:type="dxa"/>
            <w:tcBorders>
              <w:top w:val="nil"/>
              <w:left w:val="nil"/>
              <w:bottom w:val="nil"/>
              <w:right w:val="nil"/>
            </w:tcBorders>
            <w:tcPrChange w:id="1748" w:author="Lichen Wu" w:date="2022-04-17T17:31:00Z">
              <w:tcPr>
                <w:tcW w:w="1148" w:type="dxa"/>
                <w:tcBorders>
                  <w:top w:val="nil"/>
                  <w:left w:val="nil"/>
                  <w:bottom w:val="nil"/>
                  <w:right w:val="nil"/>
                </w:tcBorders>
              </w:tcPr>
            </w:tcPrChange>
          </w:tcPr>
          <w:p w14:paraId="225CCD64" w14:textId="278C97F9" w:rsidR="003A30ED" w:rsidRPr="005F7DE3" w:rsidDel="00E6695A" w:rsidRDefault="003A30ED" w:rsidP="003A30ED">
            <w:pPr>
              <w:jc w:val="center"/>
              <w:rPr>
                <w:del w:id="1749" w:author="Lichen Wu" w:date="2022-04-17T18:48:00Z"/>
                <w:iCs/>
              </w:rPr>
            </w:pPr>
            <w:del w:id="1750" w:author="Lichen Wu" w:date="2022-04-17T18:48:00Z">
              <w:r w:rsidRPr="005F7DE3" w:rsidDel="00E6695A">
                <w:rPr>
                  <w:i/>
                  <w:iCs/>
                </w:rPr>
                <w:delText>w/m/K</w:delText>
              </w:r>
            </w:del>
          </w:p>
        </w:tc>
        <w:tc>
          <w:tcPr>
            <w:tcW w:w="999" w:type="dxa"/>
            <w:tcBorders>
              <w:top w:val="nil"/>
              <w:left w:val="nil"/>
              <w:bottom w:val="nil"/>
              <w:right w:val="nil"/>
            </w:tcBorders>
            <w:tcPrChange w:id="1751" w:author="Lichen Wu" w:date="2022-04-17T17:31:00Z">
              <w:tcPr>
                <w:tcW w:w="1007" w:type="dxa"/>
                <w:tcBorders>
                  <w:top w:val="nil"/>
                  <w:left w:val="nil"/>
                  <w:bottom w:val="nil"/>
                  <w:right w:val="nil"/>
                </w:tcBorders>
              </w:tcPr>
            </w:tcPrChange>
          </w:tcPr>
          <w:p w14:paraId="5D40443A" w14:textId="57AEE42D" w:rsidR="003A30ED" w:rsidRPr="005F7DE3" w:rsidDel="00E6695A" w:rsidRDefault="003A30ED" w:rsidP="003A30ED">
            <w:pPr>
              <w:jc w:val="center"/>
              <w:rPr>
                <w:del w:id="1752" w:author="Lichen Wu" w:date="2022-04-17T18:48:00Z"/>
              </w:rPr>
            </w:pPr>
          </w:p>
        </w:tc>
        <w:tc>
          <w:tcPr>
            <w:tcW w:w="1658" w:type="dxa"/>
            <w:tcBorders>
              <w:top w:val="nil"/>
              <w:left w:val="nil"/>
              <w:bottom w:val="nil"/>
              <w:right w:val="nil"/>
            </w:tcBorders>
            <w:tcPrChange w:id="1753" w:author="Lichen Wu" w:date="2022-04-17T17:31:00Z">
              <w:tcPr>
                <w:tcW w:w="1668" w:type="dxa"/>
                <w:tcBorders>
                  <w:top w:val="nil"/>
                  <w:left w:val="nil"/>
                  <w:bottom w:val="nil"/>
                  <w:right w:val="nil"/>
                </w:tcBorders>
              </w:tcPr>
            </w:tcPrChange>
          </w:tcPr>
          <w:p w14:paraId="0586492E" w14:textId="6B747F71" w:rsidR="003A30ED" w:rsidRPr="005F7DE3" w:rsidDel="00E6695A" w:rsidRDefault="003A30ED" w:rsidP="003A30ED">
            <w:pPr>
              <w:jc w:val="center"/>
              <w:rPr>
                <w:del w:id="1754" w:author="Lichen Wu" w:date="2022-04-17T18:48:00Z"/>
              </w:rPr>
            </w:pPr>
          </w:p>
        </w:tc>
        <w:tc>
          <w:tcPr>
            <w:tcW w:w="999" w:type="dxa"/>
            <w:tcBorders>
              <w:top w:val="nil"/>
              <w:left w:val="nil"/>
              <w:bottom w:val="nil"/>
              <w:right w:val="single" w:sz="4" w:space="0" w:color="auto"/>
            </w:tcBorders>
            <w:tcPrChange w:id="1755" w:author="Lichen Wu" w:date="2022-04-17T17:31:00Z">
              <w:tcPr>
                <w:tcW w:w="1007" w:type="dxa"/>
                <w:tcBorders>
                  <w:top w:val="nil"/>
                  <w:left w:val="nil"/>
                  <w:bottom w:val="nil"/>
                  <w:right w:val="single" w:sz="4" w:space="0" w:color="auto"/>
                </w:tcBorders>
              </w:tcPr>
            </w:tcPrChange>
          </w:tcPr>
          <w:p w14:paraId="0BB2109A" w14:textId="6F49FDDF" w:rsidR="003A30ED" w:rsidRPr="005F7DE3" w:rsidDel="00E6695A" w:rsidRDefault="003A30ED" w:rsidP="003A30ED">
            <w:pPr>
              <w:jc w:val="center"/>
              <w:rPr>
                <w:del w:id="1756" w:author="Lichen Wu" w:date="2022-04-17T18:48:00Z"/>
                <w:i/>
                <w:iCs/>
              </w:rPr>
            </w:pPr>
          </w:p>
        </w:tc>
      </w:tr>
      <w:tr w:rsidR="003A30ED" w:rsidRPr="005F7DE3" w:rsidDel="00E6695A" w14:paraId="1FC5181A" w14:textId="2A3CF8EE" w:rsidTr="007B0E31">
        <w:trPr>
          <w:trHeight w:val="227"/>
          <w:jc w:val="center"/>
          <w:del w:id="1757" w:author="Lichen Wu" w:date="2022-04-17T18:48:00Z"/>
          <w:trPrChange w:id="1758" w:author="Lichen Wu" w:date="2022-04-17T17:31:00Z">
            <w:trPr>
              <w:trHeight w:val="399"/>
              <w:jc w:val="center"/>
            </w:trPr>
          </w:trPrChange>
        </w:trPr>
        <w:tc>
          <w:tcPr>
            <w:tcW w:w="1258" w:type="dxa"/>
            <w:tcBorders>
              <w:top w:val="nil"/>
              <w:left w:val="single" w:sz="4" w:space="0" w:color="auto"/>
              <w:bottom w:val="single" w:sz="4" w:space="0" w:color="auto"/>
              <w:right w:val="nil"/>
            </w:tcBorders>
            <w:tcPrChange w:id="1759" w:author="Lichen Wu" w:date="2022-04-17T17:31:00Z">
              <w:tcPr>
                <w:tcW w:w="1266" w:type="dxa"/>
                <w:tcBorders>
                  <w:top w:val="nil"/>
                  <w:left w:val="single" w:sz="4" w:space="0" w:color="auto"/>
                  <w:bottom w:val="single" w:sz="4" w:space="0" w:color="auto"/>
                  <w:right w:val="nil"/>
                </w:tcBorders>
              </w:tcPr>
            </w:tcPrChange>
          </w:tcPr>
          <w:p w14:paraId="0234522A" w14:textId="65A9717A" w:rsidR="003A30ED" w:rsidRPr="005F7DE3" w:rsidDel="00E6695A" w:rsidRDefault="003A30ED" w:rsidP="003A30ED">
            <w:pPr>
              <w:jc w:val="center"/>
              <w:rPr>
                <w:del w:id="1760" w:author="Lichen Wu" w:date="2022-04-17T18:48:00Z"/>
                <w:i/>
              </w:rPr>
            </w:pPr>
            <w:del w:id="1761" w:author="Lichen Wu" w:date="2022-04-17T18:48:00Z">
              <w:r w:rsidRPr="005F7DE3" w:rsidDel="00E6695A">
                <w:delText>Q</w:delText>
              </w:r>
            </w:del>
          </w:p>
        </w:tc>
        <w:tc>
          <w:tcPr>
            <w:tcW w:w="1759" w:type="dxa"/>
            <w:tcBorders>
              <w:top w:val="nil"/>
              <w:left w:val="nil"/>
              <w:bottom w:val="single" w:sz="4" w:space="0" w:color="auto"/>
              <w:right w:val="nil"/>
            </w:tcBorders>
            <w:tcPrChange w:id="1762" w:author="Lichen Wu" w:date="2022-04-17T17:31:00Z">
              <w:tcPr>
                <w:tcW w:w="1769" w:type="dxa"/>
                <w:tcBorders>
                  <w:top w:val="nil"/>
                  <w:left w:val="nil"/>
                  <w:bottom w:val="single" w:sz="4" w:space="0" w:color="auto"/>
                  <w:right w:val="nil"/>
                </w:tcBorders>
              </w:tcPr>
            </w:tcPrChange>
          </w:tcPr>
          <w:p w14:paraId="2C40C7FC" w14:textId="50CAA833" w:rsidR="003A30ED" w:rsidRPr="005F7DE3" w:rsidDel="00E6695A" w:rsidRDefault="003A30ED" w:rsidP="003A30ED">
            <w:pPr>
              <w:jc w:val="center"/>
              <w:rPr>
                <w:del w:id="1763" w:author="Lichen Wu" w:date="2022-04-17T18:48:00Z"/>
              </w:rPr>
            </w:pPr>
            <w:del w:id="1764" w:author="Lichen Wu" w:date="2022-04-17T18:48:00Z">
              <w:r w:rsidRPr="005F7DE3" w:rsidDel="00E6695A">
                <w:delText>heating flux</w:delText>
              </w:r>
            </w:del>
          </w:p>
        </w:tc>
        <w:tc>
          <w:tcPr>
            <w:tcW w:w="1140" w:type="dxa"/>
            <w:tcBorders>
              <w:top w:val="nil"/>
              <w:left w:val="nil"/>
              <w:bottom w:val="single" w:sz="4" w:space="0" w:color="auto"/>
              <w:right w:val="nil"/>
            </w:tcBorders>
            <w:tcPrChange w:id="1765" w:author="Lichen Wu" w:date="2022-04-17T17:31:00Z">
              <w:tcPr>
                <w:tcW w:w="1148" w:type="dxa"/>
                <w:tcBorders>
                  <w:top w:val="nil"/>
                  <w:left w:val="nil"/>
                  <w:bottom w:val="single" w:sz="4" w:space="0" w:color="auto"/>
                  <w:right w:val="nil"/>
                </w:tcBorders>
              </w:tcPr>
            </w:tcPrChange>
          </w:tcPr>
          <w:p w14:paraId="4C44E744" w14:textId="62F903B6" w:rsidR="003A30ED" w:rsidRPr="005F7DE3" w:rsidDel="00E6695A" w:rsidRDefault="003A30ED" w:rsidP="003A30ED">
            <w:pPr>
              <w:jc w:val="center"/>
              <w:rPr>
                <w:del w:id="1766" w:author="Lichen Wu" w:date="2022-04-17T18:48:00Z"/>
                <w:iCs/>
              </w:rPr>
            </w:pPr>
            <w:del w:id="1767" w:author="Lichen Wu" w:date="2022-04-17T18:48:00Z">
              <w:r w:rsidRPr="005F7DE3" w:rsidDel="00E6695A">
                <w:rPr>
                  <w:i/>
                  <w:iCs/>
                </w:rPr>
                <w:delText>W</w:delText>
              </w:r>
            </w:del>
          </w:p>
        </w:tc>
        <w:tc>
          <w:tcPr>
            <w:tcW w:w="999" w:type="dxa"/>
            <w:tcBorders>
              <w:top w:val="nil"/>
              <w:left w:val="nil"/>
              <w:bottom w:val="single" w:sz="4" w:space="0" w:color="auto"/>
              <w:right w:val="nil"/>
            </w:tcBorders>
            <w:tcPrChange w:id="1768" w:author="Lichen Wu" w:date="2022-04-17T17:31:00Z">
              <w:tcPr>
                <w:tcW w:w="1007" w:type="dxa"/>
                <w:tcBorders>
                  <w:top w:val="nil"/>
                  <w:left w:val="nil"/>
                  <w:bottom w:val="single" w:sz="4" w:space="0" w:color="auto"/>
                  <w:right w:val="nil"/>
                </w:tcBorders>
              </w:tcPr>
            </w:tcPrChange>
          </w:tcPr>
          <w:p w14:paraId="0A68E895" w14:textId="06105B60" w:rsidR="003A30ED" w:rsidRPr="005F7DE3" w:rsidDel="00E6695A" w:rsidRDefault="003A30ED" w:rsidP="003A30ED">
            <w:pPr>
              <w:jc w:val="center"/>
              <w:rPr>
                <w:del w:id="1769" w:author="Lichen Wu" w:date="2022-04-17T18:48:00Z"/>
              </w:rPr>
            </w:pPr>
          </w:p>
        </w:tc>
        <w:tc>
          <w:tcPr>
            <w:tcW w:w="1658" w:type="dxa"/>
            <w:tcBorders>
              <w:top w:val="nil"/>
              <w:left w:val="nil"/>
              <w:bottom w:val="single" w:sz="4" w:space="0" w:color="auto"/>
              <w:right w:val="nil"/>
            </w:tcBorders>
            <w:tcPrChange w:id="1770" w:author="Lichen Wu" w:date="2022-04-17T17:31:00Z">
              <w:tcPr>
                <w:tcW w:w="1668" w:type="dxa"/>
                <w:tcBorders>
                  <w:top w:val="nil"/>
                  <w:left w:val="nil"/>
                  <w:bottom w:val="single" w:sz="4" w:space="0" w:color="auto"/>
                  <w:right w:val="nil"/>
                </w:tcBorders>
              </w:tcPr>
            </w:tcPrChange>
          </w:tcPr>
          <w:p w14:paraId="75AF5D8A" w14:textId="3C8E27D3" w:rsidR="003A30ED" w:rsidRPr="005F7DE3" w:rsidDel="00E6695A" w:rsidRDefault="003A30ED" w:rsidP="003A30ED">
            <w:pPr>
              <w:jc w:val="center"/>
              <w:rPr>
                <w:del w:id="1771" w:author="Lichen Wu" w:date="2022-04-17T18:48:00Z"/>
              </w:rPr>
            </w:pPr>
          </w:p>
        </w:tc>
        <w:tc>
          <w:tcPr>
            <w:tcW w:w="999" w:type="dxa"/>
            <w:tcBorders>
              <w:top w:val="nil"/>
              <w:left w:val="nil"/>
              <w:bottom w:val="single" w:sz="4" w:space="0" w:color="auto"/>
              <w:right w:val="single" w:sz="4" w:space="0" w:color="auto"/>
            </w:tcBorders>
            <w:tcPrChange w:id="1772" w:author="Lichen Wu" w:date="2022-04-17T17:31:00Z">
              <w:tcPr>
                <w:tcW w:w="1007" w:type="dxa"/>
                <w:tcBorders>
                  <w:top w:val="nil"/>
                  <w:left w:val="nil"/>
                  <w:bottom w:val="single" w:sz="4" w:space="0" w:color="auto"/>
                  <w:right w:val="single" w:sz="4" w:space="0" w:color="auto"/>
                </w:tcBorders>
              </w:tcPr>
            </w:tcPrChange>
          </w:tcPr>
          <w:p w14:paraId="63A466ED" w14:textId="349A9B1A" w:rsidR="003A30ED" w:rsidRPr="005F7DE3" w:rsidDel="00E6695A" w:rsidRDefault="003A30ED" w:rsidP="003A30ED">
            <w:pPr>
              <w:jc w:val="center"/>
              <w:rPr>
                <w:del w:id="1773" w:author="Lichen Wu" w:date="2022-04-17T18:48:00Z"/>
                <w:i/>
                <w:iCs/>
              </w:rPr>
            </w:pPr>
          </w:p>
        </w:tc>
      </w:tr>
      <w:tr w:rsidR="003A30ED" w:rsidRPr="005F7DE3" w:rsidDel="00E6695A" w14:paraId="02C39443" w14:textId="2A150ACD" w:rsidTr="007B0E31">
        <w:trPr>
          <w:trHeight w:val="227"/>
          <w:jc w:val="center"/>
          <w:del w:id="1774" w:author="Lichen Wu" w:date="2022-04-17T18:48:00Z"/>
          <w:trPrChange w:id="1775" w:author="Lichen Wu" w:date="2022-04-17T17:31:00Z">
            <w:trPr>
              <w:trHeight w:val="399"/>
              <w:jc w:val="center"/>
            </w:trPr>
          </w:trPrChange>
        </w:trPr>
        <w:tc>
          <w:tcPr>
            <w:tcW w:w="1258" w:type="dxa"/>
            <w:tcBorders>
              <w:top w:val="single" w:sz="4" w:space="0" w:color="auto"/>
              <w:left w:val="single" w:sz="4" w:space="0" w:color="auto"/>
              <w:bottom w:val="nil"/>
              <w:right w:val="nil"/>
            </w:tcBorders>
            <w:tcPrChange w:id="1776" w:author="Lichen Wu" w:date="2022-04-17T17:31:00Z">
              <w:tcPr>
                <w:tcW w:w="1266" w:type="dxa"/>
                <w:tcBorders>
                  <w:top w:val="single" w:sz="4" w:space="0" w:color="auto"/>
                  <w:left w:val="single" w:sz="4" w:space="0" w:color="auto"/>
                  <w:bottom w:val="nil"/>
                  <w:right w:val="nil"/>
                </w:tcBorders>
              </w:tcPr>
            </w:tcPrChange>
          </w:tcPr>
          <w:p w14:paraId="0EB6F9F3" w14:textId="6463C659" w:rsidR="003A30ED" w:rsidRPr="005F7DE3" w:rsidDel="00E6695A" w:rsidRDefault="003A30ED" w:rsidP="003A30ED">
            <w:pPr>
              <w:jc w:val="center"/>
              <w:rPr>
                <w:del w:id="1777" w:author="Lichen Wu" w:date="2022-04-17T18:48:00Z"/>
                <w:b/>
                <w:bCs/>
              </w:rPr>
            </w:pPr>
            <w:del w:id="1778" w:author="Lichen Wu" w:date="2022-04-17T18:48:00Z">
              <w:r w:rsidRPr="005F7DE3" w:rsidDel="00E6695A">
                <w:rPr>
                  <w:b/>
                  <w:bCs/>
                </w:rPr>
                <w:delText>Subscript</w:delText>
              </w:r>
            </w:del>
          </w:p>
        </w:tc>
        <w:tc>
          <w:tcPr>
            <w:tcW w:w="1759" w:type="dxa"/>
            <w:tcBorders>
              <w:top w:val="single" w:sz="4" w:space="0" w:color="auto"/>
              <w:left w:val="nil"/>
              <w:bottom w:val="nil"/>
              <w:right w:val="nil"/>
            </w:tcBorders>
            <w:tcPrChange w:id="1779" w:author="Lichen Wu" w:date="2022-04-17T17:31:00Z">
              <w:tcPr>
                <w:tcW w:w="1769" w:type="dxa"/>
                <w:tcBorders>
                  <w:top w:val="single" w:sz="4" w:space="0" w:color="auto"/>
                  <w:left w:val="nil"/>
                  <w:bottom w:val="nil"/>
                  <w:right w:val="nil"/>
                </w:tcBorders>
              </w:tcPr>
            </w:tcPrChange>
          </w:tcPr>
          <w:p w14:paraId="1C9F9408" w14:textId="62BD413D" w:rsidR="003A30ED" w:rsidRPr="005F7DE3" w:rsidDel="00E6695A" w:rsidRDefault="003A30ED" w:rsidP="003A30ED">
            <w:pPr>
              <w:jc w:val="center"/>
              <w:rPr>
                <w:del w:id="1780" w:author="Lichen Wu" w:date="2022-04-17T18:48:00Z"/>
              </w:rPr>
            </w:pPr>
          </w:p>
        </w:tc>
        <w:tc>
          <w:tcPr>
            <w:tcW w:w="1140" w:type="dxa"/>
            <w:tcBorders>
              <w:top w:val="single" w:sz="4" w:space="0" w:color="auto"/>
              <w:left w:val="nil"/>
              <w:bottom w:val="nil"/>
              <w:right w:val="nil"/>
            </w:tcBorders>
            <w:tcPrChange w:id="1781" w:author="Lichen Wu" w:date="2022-04-17T17:31:00Z">
              <w:tcPr>
                <w:tcW w:w="1148" w:type="dxa"/>
                <w:tcBorders>
                  <w:top w:val="single" w:sz="4" w:space="0" w:color="auto"/>
                  <w:left w:val="nil"/>
                  <w:bottom w:val="nil"/>
                  <w:right w:val="nil"/>
                </w:tcBorders>
              </w:tcPr>
            </w:tcPrChange>
          </w:tcPr>
          <w:p w14:paraId="30FEA596" w14:textId="117CA185" w:rsidR="003A30ED" w:rsidRPr="005F7DE3" w:rsidDel="00E6695A" w:rsidRDefault="003A30ED" w:rsidP="003A30ED">
            <w:pPr>
              <w:jc w:val="center"/>
              <w:rPr>
                <w:del w:id="1782" w:author="Lichen Wu" w:date="2022-04-17T18:48:00Z"/>
                <w:iCs/>
              </w:rPr>
            </w:pPr>
          </w:p>
        </w:tc>
        <w:tc>
          <w:tcPr>
            <w:tcW w:w="999" w:type="dxa"/>
            <w:tcBorders>
              <w:top w:val="single" w:sz="4" w:space="0" w:color="auto"/>
              <w:left w:val="nil"/>
              <w:bottom w:val="nil"/>
              <w:right w:val="nil"/>
            </w:tcBorders>
            <w:tcPrChange w:id="1783" w:author="Lichen Wu" w:date="2022-04-17T17:31:00Z">
              <w:tcPr>
                <w:tcW w:w="1007" w:type="dxa"/>
                <w:tcBorders>
                  <w:top w:val="single" w:sz="4" w:space="0" w:color="auto"/>
                  <w:left w:val="nil"/>
                  <w:bottom w:val="nil"/>
                  <w:right w:val="nil"/>
                </w:tcBorders>
              </w:tcPr>
            </w:tcPrChange>
          </w:tcPr>
          <w:p w14:paraId="34234B8D" w14:textId="754D356B" w:rsidR="003A30ED" w:rsidRPr="005F7DE3" w:rsidDel="00E6695A" w:rsidRDefault="003A30ED" w:rsidP="003A30ED">
            <w:pPr>
              <w:jc w:val="center"/>
              <w:rPr>
                <w:del w:id="1784" w:author="Lichen Wu" w:date="2022-04-17T18:48:00Z"/>
              </w:rPr>
            </w:pPr>
          </w:p>
        </w:tc>
        <w:tc>
          <w:tcPr>
            <w:tcW w:w="1658" w:type="dxa"/>
            <w:tcBorders>
              <w:top w:val="single" w:sz="4" w:space="0" w:color="auto"/>
              <w:left w:val="nil"/>
              <w:bottom w:val="nil"/>
              <w:right w:val="nil"/>
            </w:tcBorders>
            <w:tcPrChange w:id="1785" w:author="Lichen Wu" w:date="2022-04-17T17:31:00Z">
              <w:tcPr>
                <w:tcW w:w="1668" w:type="dxa"/>
                <w:tcBorders>
                  <w:top w:val="single" w:sz="4" w:space="0" w:color="auto"/>
                  <w:left w:val="nil"/>
                  <w:bottom w:val="nil"/>
                  <w:right w:val="nil"/>
                </w:tcBorders>
              </w:tcPr>
            </w:tcPrChange>
          </w:tcPr>
          <w:p w14:paraId="491634D1" w14:textId="2E073C5D" w:rsidR="003A30ED" w:rsidRPr="005F7DE3" w:rsidDel="00E6695A" w:rsidRDefault="003A30ED" w:rsidP="003A30ED">
            <w:pPr>
              <w:jc w:val="center"/>
              <w:rPr>
                <w:del w:id="1786" w:author="Lichen Wu" w:date="2022-04-17T18:48:00Z"/>
              </w:rPr>
            </w:pPr>
          </w:p>
        </w:tc>
        <w:tc>
          <w:tcPr>
            <w:tcW w:w="999" w:type="dxa"/>
            <w:tcBorders>
              <w:top w:val="single" w:sz="4" w:space="0" w:color="auto"/>
              <w:left w:val="nil"/>
              <w:bottom w:val="nil"/>
            </w:tcBorders>
            <w:tcPrChange w:id="1787" w:author="Lichen Wu" w:date="2022-04-17T17:31:00Z">
              <w:tcPr>
                <w:tcW w:w="1007" w:type="dxa"/>
                <w:tcBorders>
                  <w:top w:val="single" w:sz="4" w:space="0" w:color="auto"/>
                  <w:left w:val="nil"/>
                  <w:bottom w:val="nil"/>
                </w:tcBorders>
              </w:tcPr>
            </w:tcPrChange>
          </w:tcPr>
          <w:p w14:paraId="73F51289" w14:textId="66A3843D" w:rsidR="003A30ED" w:rsidRPr="005F7DE3" w:rsidDel="00E6695A" w:rsidRDefault="003A30ED" w:rsidP="003A30ED">
            <w:pPr>
              <w:jc w:val="center"/>
              <w:rPr>
                <w:del w:id="1788" w:author="Lichen Wu" w:date="2022-04-17T18:48:00Z"/>
                <w:i/>
                <w:iCs/>
              </w:rPr>
            </w:pPr>
          </w:p>
        </w:tc>
      </w:tr>
      <w:tr w:rsidR="003A30ED" w:rsidRPr="005F7DE3" w:rsidDel="00E6695A" w14:paraId="066B5473" w14:textId="74E25E49" w:rsidTr="007B0E31">
        <w:trPr>
          <w:trHeight w:val="227"/>
          <w:jc w:val="center"/>
          <w:del w:id="1789" w:author="Lichen Wu" w:date="2022-04-17T18:48:00Z"/>
          <w:trPrChange w:id="1790" w:author="Lichen Wu" w:date="2022-04-17T17:31:00Z">
            <w:trPr>
              <w:trHeight w:val="399"/>
              <w:jc w:val="center"/>
            </w:trPr>
          </w:trPrChange>
        </w:trPr>
        <w:tc>
          <w:tcPr>
            <w:tcW w:w="1258" w:type="dxa"/>
            <w:tcBorders>
              <w:top w:val="nil"/>
              <w:left w:val="single" w:sz="4" w:space="0" w:color="auto"/>
              <w:bottom w:val="nil"/>
              <w:right w:val="nil"/>
            </w:tcBorders>
            <w:tcPrChange w:id="1791" w:author="Lichen Wu" w:date="2022-04-17T17:31:00Z">
              <w:tcPr>
                <w:tcW w:w="1266" w:type="dxa"/>
                <w:tcBorders>
                  <w:top w:val="nil"/>
                  <w:left w:val="single" w:sz="4" w:space="0" w:color="auto"/>
                  <w:bottom w:val="nil"/>
                  <w:right w:val="nil"/>
                </w:tcBorders>
              </w:tcPr>
            </w:tcPrChange>
          </w:tcPr>
          <w:p w14:paraId="241B7933" w14:textId="79FB78AE" w:rsidR="003A30ED" w:rsidRPr="005F7DE3" w:rsidDel="00E6695A" w:rsidRDefault="003A30ED" w:rsidP="003A30ED">
            <w:pPr>
              <w:jc w:val="center"/>
              <w:rPr>
                <w:del w:id="1792" w:author="Lichen Wu" w:date="2022-04-17T18:48:00Z"/>
                <w:i/>
                <w:iCs/>
              </w:rPr>
            </w:pPr>
            <w:del w:id="1793" w:author="Lichen Wu" w:date="2022-04-17T18:48:00Z">
              <w:r w:rsidRPr="005F7DE3" w:rsidDel="00E6695A">
                <w:rPr>
                  <w:i/>
                  <w:iCs/>
                </w:rPr>
                <w:delText>adj</w:delText>
              </w:r>
            </w:del>
          </w:p>
        </w:tc>
        <w:tc>
          <w:tcPr>
            <w:tcW w:w="1759" w:type="dxa"/>
            <w:tcBorders>
              <w:top w:val="nil"/>
              <w:left w:val="nil"/>
              <w:bottom w:val="nil"/>
              <w:right w:val="nil"/>
            </w:tcBorders>
            <w:tcPrChange w:id="1794" w:author="Lichen Wu" w:date="2022-04-17T17:31:00Z">
              <w:tcPr>
                <w:tcW w:w="1769" w:type="dxa"/>
                <w:tcBorders>
                  <w:top w:val="nil"/>
                  <w:left w:val="nil"/>
                  <w:bottom w:val="nil"/>
                  <w:right w:val="nil"/>
                </w:tcBorders>
              </w:tcPr>
            </w:tcPrChange>
          </w:tcPr>
          <w:p w14:paraId="4D056F79" w14:textId="3AC257E9" w:rsidR="003A30ED" w:rsidRPr="005F7DE3" w:rsidDel="00E6695A" w:rsidRDefault="003A30ED" w:rsidP="003A30ED">
            <w:pPr>
              <w:jc w:val="center"/>
              <w:rPr>
                <w:del w:id="1795" w:author="Lichen Wu" w:date="2022-04-17T18:48:00Z"/>
              </w:rPr>
            </w:pPr>
            <w:del w:id="1796" w:author="Lichen Wu" w:date="2022-04-17T18:48:00Z">
              <w:r w:rsidRPr="005F7DE3" w:rsidDel="00E6695A">
                <w:delText>adjacent</w:delText>
              </w:r>
            </w:del>
          </w:p>
        </w:tc>
        <w:tc>
          <w:tcPr>
            <w:tcW w:w="1140" w:type="dxa"/>
            <w:tcBorders>
              <w:top w:val="nil"/>
              <w:left w:val="nil"/>
              <w:bottom w:val="nil"/>
              <w:right w:val="nil"/>
            </w:tcBorders>
            <w:tcPrChange w:id="1797" w:author="Lichen Wu" w:date="2022-04-17T17:31:00Z">
              <w:tcPr>
                <w:tcW w:w="1148" w:type="dxa"/>
                <w:tcBorders>
                  <w:top w:val="nil"/>
                  <w:left w:val="nil"/>
                  <w:bottom w:val="nil"/>
                  <w:right w:val="nil"/>
                </w:tcBorders>
              </w:tcPr>
            </w:tcPrChange>
          </w:tcPr>
          <w:p w14:paraId="64924C8C" w14:textId="4CB360E8" w:rsidR="003A30ED" w:rsidRPr="005F7DE3" w:rsidDel="00E6695A" w:rsidRDefault="003A30ED" w:rsidP="003A30ED">
            <w:pPr>
              <w:jc w:val="center"/>
              <w:rPr>
                <w:del w:id="1798" w:author="Lichen Wu" w:date="2022-04-17T18:48:00Z"/>
                <w:iCs/>
              </w:rPr>
            </w:pPr>
          </w:p>
        </w:tc>
        <w:tc>
          <w:tcPr>
            <w:tcW w:w="999" w:type="dxa"/>
            <w:tcBorders>
              <w:top w:val="nil"/>
              <w:left w:val="nil"/>
              <w:bottom w:val="nil"/>
              <w:right w:val="nil"/>
            </w:tcBorders>
            <w:tcPrChange w:id="1799" w:author="Lichen Wu" w:date="2022-04-17T17:31:00Z">
              <w:tcPr>
                <w:tcW w:w="1007" w:type="dxa"/>
                <w:tcBorders>
                  <w:top w:val="nil"/>
                  <w:left w:val="nil"/>
                  <w:bottom w:val="nil"/>
                  <w:right w:val="nil"/>
                </w:tcBorders>
              </w:tcPr>
            </w:tcPrChange>
          </w:tcPr>
          <w:p w14:paraId="5B8F7DA9" w14:textId="54E6ED28" w:rsidR="003A30ED" w:rsidRPr="005F7DE3" w:rsidDel="00E6695A" w:rsidRDefault="003A30ED" w:rsidP="003A30ED">
            <w:pPr>
              <w:jc w:val="center"/>
              <w:rPr>
                <w:del w:id="1800" w:author="Lichen Wu" w:date="2022-04-17T18:48:00Z"/>
                <w:i/>
                <w:iCs/>
              </w:rPr>
            </w:pPr>
            <w:del w:id="1801" w:author="Lichen Wu" w:date="2022-04-17T18:48:00Z">
              <w:r w:rsidRPr="005F7DE3" w:rsidDel="00E6695A">
                <w:rPr>
                  <w:i/>
                  <w:iCs/>
                </w:rPr>
                <w:delText>intwall</w:delText>
              </w:r>
            </w:del>
          </w:p>
        </w:tc>
        <w:tc>
          <w:tcPr>
            <w:tcW w:w="1658" w:type="dxa"/>
            <w:tcBorders>
              <w:top w:val="nil"/>
              <w:left w:val="nil"/>
              <w:bottom w:val="nil"/>
              <w:right w:val="nil"/>
            </w:tcBorders>
            <w:tcPrChange w:id="1802" w:author="Lichen Wu" w:date="2022-04-17T17:31:00Z">
              <w:tcPr>
                <w:tcW w:w="1668" w:type="dxa"/>
                <w:tcBorders>
                  <w:top w:val="nil"/>
                  <w:left w:val="nil"/>
                  <w:bottom w:val="nil"/>
                  <w:right w:val="nil"/>
                </w:tcBorders>
              </w:tcPr>
            </w:tcPrChange>
          </w:tcPr>
          <w:p w14:paraId="2AD49E54" w14:textId="35A022F2" w:rsidR="003A30ED" w:rsidRPr="005F7DE3" w:rsidDel="00E6695A" w:rsidRDefault="003A30ED" w:rsidP="003A30ED">
            <w:pPr>
              <w:jc w:val="center"/>
              <w:rPr>
                <w:del w:id="1803" w:author="Lichen Wu" w:date="2022-04-17T18:48:00Z"/>
              </w:rPr>
            </w:pPr>
            <w:del w:id="1804" w:author="Lichen Wu" w:date="2022-04-17T18:48:00Z">
              <w:r w:rsidRPr="005F7DE3" w:rsidDel="00E6695A">
                <w:delText>internal wall</w:delText>
              </w:r>
            </w:del>
          </w:p>
        </w:tc>
        <w:tc>
          <w:tcPr>
            <w:tcW w:w="999" w:type="dxa"/>
            <w:tcBorders>
              <w:top w:val="nil"/>
              <w:left w:val="nil"/>
              <w:bottom w:val="nil"/>
            </w:tcBorders>
            <w:tcPrChange w:id="1805" w:author="Lichen Wu" w:date="2022-04-17T17:31:00Z">
              <w:tcPr>
                <w:tcW w:w="1007" w:type="dxa"/>
                <w:tcBorders>
                  <w:top w:val="nil"/>
                  <w:left w:val="nil"/>
                  <w:bottom w:val="nil"/>
                </w:tcBorders>
              </w:tcPr>
            </w:tcPrChange>
          </w:tcPr>
          <w:p w14:paraId="39CABF81" w14:textId="5B696206" w:rsidR="003A30ED" w:rsidRPr="005F7DE3" w:rsidDel="00E6695A" w:rsidRDefault="003A30ED" w:rsidP="003A30ED">
            <w:pPr>
              <w:jc w:val="center"/>
              <w:rPr>
                <w:del w:id="1806" w:author="Lichen Wu" w:date="2022-04-17T18:48:00Z"/>
                <w:i/>
                <w:iCs/>
              </w:rPr>
            </w:pPr>
          </w:p>
        </w:tc>
      </w:tr>
      <w:tr w:rsidR="003A30ED" w:rsidRPr="005F7DE3" w:rsidDel="00E6695A" w14:paraId="5B588AFB" w14:textId="71EB0CB5" w:rsidTr="007B0E31">
        <w:trPr>
          <w:trHeight w:val="227"/>
          <w:jc w:val="center"/>
          <w:del w:id="1807" w:author="Lichen Wu" w:date="2022-04-17T18:48:00Z"/>
          <w:trPrChange w:id="1808" w:author="Lichen Wu" w:date="2022-04-17T17:31:00Z">
            <w:trPr>
              <w:trHeight w:val="399"/>
              <w:jc w:val="center"/>
            </w:trPr>
          </w:trPrChange>
        </w:trPr>
        <w:tc>
          <w:tcPr>
            <w:tcW w:w="1258" w:type="dxa"/>
            <w:tcBorders>
              <w:top w:val="nil"/>
              <w:left w:val="single" w:sz="4" w:space="0" w:color="auto"/>
              <w:bottom w:val="nil"/>
              <w:right w:val="nil"/>
            </w:tcBorders>
            <w:tcPrChange w:id="1809" w:author="Lichen Wu" w:date="2022-04-17T17:31:00Z">
              <w:tcPr>
                <w:tcW w:w="1266" w:type="dxa"/>
                <w:tcBorders>
                  <w:top w:val="nil"/>
                  <w:left w:val="single" w:sz="4" w:space="0" w:color="auto"/>
                  <w:bottom w:val="nil"/>
                  <w:right w:val="nil"/>
                </w:tcBorders>
              </w:tcPr>
            </w:tcPrChange>
          </w:tcPr>
          <w:p w14:paraId="5E9384EF" w14:textId="086B7FA5" w:rsidR="003A30ED" w:rsidRPr="005F7DE3" w:rsidDel="00E6695A" w:rsidRDefault="003A30ED" w:rsidP="003A30ED">
            <w:pPr>
              <w:jc w:val="center"/>
              <w:rPr>
                <w:del w:id="1810" w:author="Lichen Wu" w:date="2022-04-17T18:48:00Z"/>
                <w:i/>
                <w:iCs/>
              </w:rPr>
            </w:pPr>
            <w:del w:id="1811" w:author="Lichen Wu" w:date="2022-04-17T18:48:00Z">
              <w:r w:rsidRPr="005F7DE3" w:rsidDel="00E6695A">
                <w:rPr>
                  <w:i/>
                  <w:iCs/>
                </w:rPr>
                <w:delText>AHU</w:delText>
              </w:r>
            </w:del>
          </w:p>
        </w:tc>
        <w:tc>
          <w:tcPr>
            <w:tcW w:w="1759" w:type="dxa"/>
            <w:tcBorders>
              <w:top w:val="nil"/>
              <w:left w:val="nil"/>
              <w:bottom w:val="nil"/>
              <w:right w:val="nil"/>
            </w:tcBorders>
            <w:tcPrChange w:id="1812" w:author="Lichen Wu" w:date="2022-04-17T17:31:00Z">
              <w:tcPr>
                <w:tcW w:w="1769" w:type="dxa"/>
                <w:tcBorders>
                  <w:top w:val="nil"/>
                  <w:left w:val="nil"/>
                  <w:bottom w:val="nil"/>
                  <w:right w:val="nil"/>
                </w:tcBorders>
              </w:tcPr>
            </w:tcPrChange>
          </w:tcPr>
          <w:p w14:paraId="5C5FB7C3" w14:textId="428E2DB4" w:rsidR="003A30ED" w:rsidRPr="005F7DE3" w:rsidDel="00E6695A" w:rsidRDefault="003A30ED" w:rsidP="003A30ED">
            <w:pPr>
              <w:jc w:val="center"/>
              <w:rPr>
                <w:del w:id="1813" w:author="Lichen Wu" w:date="2022-04-17T18:48:00Z"/>
              </w:rPr>
            </w:pPr>
            <w:del w:id="1814" w:author="Lichen Wu" w:date="2022-04-17T18:48:00Z">
              <w:r w:rsidRPr="005F7DE3" w:rsidDel="00E6695A">
                <w:delText>air handling unit</w:delText>
              </w:r>
            </w:del>
          </w:p>
        </w:tc>
        <w:tc>
          <w:tcPr>
            <w:tcW w:w="1140" w:type="dxa"/>
            <w:tcBorders>
              <w:top w:val="nil"/>
              <w:left w:val="nil"/>
              <w:bottom w:val="nil"/>
              <w:right w:val="nil"/>
            </w:tcBorders>
            <w:tcPrChange w:id="1815" w:author="Lichen Wu" w:date="2022-04-17T17:31:00Z">
              <w:tcPr>
                <w:tcW w:w="1148" w:type="dxa"/>
                <w:tcBorders>
                  <w:top w:val="nil"/>
                  <w:left w:val="nil"/>
                  <w:bottom w:val="nil"/>
                  <w:right w:val="nil"/>
                </w:tcBorders>
              </w:tcPr>
            </w:tcPrChange>
          </w:tcPr>
          <w:p w14:paraId="5F19A61B" w14:textId="637C2D80" w:rsidR="003A30ED" w:rsidRPr="005F7DE3" w:rsidDel="00E6695A" w:rsidRDefault="003A30ED" w:rsidP="003A30ED">
            <w:pPr>
              <w:jc w:val="center"/>
              <w:rPr>
                <w:del w:id="1816" w:author="Lichen Wu" w:date="2022-04-17T18:48:00Z"/>
                <w:iCs/>
              </w:rPr>
            </w:pPr>
          </w:p>
        </w:tc>
        <w:tc>
          <w:tcPr>
            <w:tcW w:w="999" w:type="dxa"/>
            <w:tcBorders>
              <w:top w:val="nil"/>
              <w:left w:val="nil"/>
              <w:bottom w:val="nil"/>
              <w:right w:val="nil"/>
            </w:tcBorders>
            <w:tcPrChange w:id="1817" w:author="Lichen Wu" w:date="2022-04-17T17:31:00Z">
              <w:tcPr>
                <w:tcW w:w="1007" w:type="dxa"/>
                <w:tcBorders>
                  <w:top w:val="nil"/>
                  <w:left w:val="nil"/>
                  <w:bottom w:val="nil"/>
                  <w:right w:val="nil"/>
                </w:tcBorders>
              </w:tcPr>
            </w:tcPrChange>
          </w:tcPr>
          <w:p w14:paraId="760633B8" w14:textId="18ACDE58" w:rsidR="003A30ED" w:rsidRPr="005F7DE3" w:rsidDel="00E6695A" w:rsidRDefault="003A30ED" w:rsidP="003A30ED">
            <w:pPr>
              <w:jc w:val="center"/>
              <w:rPr>
                <w:del w:id="1818" w:author="Lichen Wu" w:date="2022-04-17T18:48:00Z"/>
                <w:i/>
                <w:iCs/>
              </w:rPr>
            </w:pPr>
            <w:del w:id="1819" w:author="Lichen Wu" w:date="2022-04-17T18:48:00Z">
              <w:r w:rsidRPr="005F7DE3" w:rsidDel="00E6695A">
                <w:rPr>
                  <w:i/>
                  <w:iCs/>
                </w:rPr>
                <w:delText>int</w:delText>
              </w:r>
            </w:del>
          </w:p>
        </w:tc>
        <w:tc>
          <w:tcPr>
            <w:tcW w:w="1658" w:type="dxa"/>
            <w:tcBorders>
              <w:top w:val="nil"/>
              <w:left w:val="nil"/>
              <w:bottom w:val="nil"/>
              <w:right w:val="nil"/>
            </w:tcBorders>
            <w:tcPrChange w:id="1820" w:author="Lichen Wu" w:date="2022-04-17T17:31:00Z">
              <w:tcPr>
                <w:tcW w:w="1668" w:type="dxa"/>
                <w:tcBorders>
                  <w:top w:val="nil"/>
                  <w:left w:val="nil"/>
                  <w:bottom w:val="nil"/>
                  <w:right w:val="nil"/>
                </w:tcBorders>
              </w:tcPr>
            </w:tcPrChange>
          </w:tcPr>
          <w:p w14:paraId="66FB18D8" w14:textId="6C0E7523" w:rsidR="003A30ED" w:rsidRPr="005F7DE3" w:rsidDel="00E6695A" w:rsidRDefault="003A30ED" w:rsidP="003A30ED">
            <w:pPr>
              <w:jc w:val="center"/>
              <w:rPr>
                <w:del w:id="1821" w:author="Lichen Wu" w:date="2022-04-17T18:48:00Z"/>
              </w:rPr>
            </w:pPr>
            <w:del w:id="1822" w:author="Lichen Wu" w:date="2022-04-17T18:48:00Z">
              <w:r w:rsidRPr="005F7DE3" w:rsidDel="00E6695A">
                <w:delText>internal heating</w:delText>
              </w:r>
            </w:del>
          </w:p>
        </w:tc>
        <w:tc>
          <w:tcPr>
            <w:tcW w:w="999" w:type="dxa"/>
            <w:tcBorders>
              <w:top w:val="nil"/>
              <w:left w:val="nil"/>
              <w:bottom w:val="nil"/>
            </w:tcBorders>
            <w:tcPrChange w:id="1823" w:author="Lichen Wu" w:date="2022-04-17T17:31:00Z">
              <w:tcPr>
                <w:tcW w:w="1007" w:type="dxa"/>
                <w:tcBorders>
                  <w:top w:val="nil"/>
                  <w:left w:val="nil"/>
                  <w:bottom w:val="nil"/>
                </w:tcBorders>
              </w:tcPr>
            </w:tcPrChange>
          </w:tcPr>
          <w:p w14:paraId="49F5122D" w14:textId="01B0AD0A" w:rsidR="003A30ED" w:rsidRPr="005F7DE3" w:rsidDel="00E6695A" w:rsidRDefault="003A30ED" w:rsidP="003A30ED">
            <w:pPr>
              <w:jc w:val="center"/>
              <w:rPr>
                <w:del w:id="1824" w:author="Lichen Wu" w:date="2022-04-17T18:48:00Z"/>
                <w:i/>
                <w:iCs/>
              </w:rPr>
            </w:pPr>
          </w:p>
        </w:tc>
      </w:tr>
      <w:tr w:rsidR="003A30ED" w:rsidRPr="005F7DE3" w:rsidDel="00E6695A" w14:paraId="37502CBA" w14:textId="4AF2A29C" w:rsidTr="007B0E31">
        <w:trPr>
          <w:trHeight w:val="227"/>
          <w:jc w:val="center"/>
          <w:del w:id="1825" w:author="Lichen Wu" w:date="2022-04-17T18:48:00Z"/>
          <w:trPrChange w:id="1826" w:author="Lichen Wu" w:date="2022-04-17T17:31:00Z">
            <w:trPr>
              <w:trHeight w:val="399"/>
              <w:jc w:val="center"/>
            </w:trPr>
          </w:trPrChange>
        </w:trPr>
        <w:tc>
          <w:tcPr>
            <w:tcW w:w="1258" w:type="dxa"/>
            <w:tcBorders>
              <w:top w:val="nil"/>
              <w:left w:val="single" w:sz="4" w:space="0" w:color="auto"/>
              <w:bottom w:val="nil"/>
              <w:right w:val="nil"/>
            </w:tcBorders>
            <w:tcPrChange w:id="1827" w:author="Lichen Wu" w:date="2022-04-17T17:31:00Z">
              <w:tcPr>
                <w:tcW w:w="1266" w:type="dxa"/>
                <w:tcBorders>
                  <w:top w:val="nil"/>
                  <w:left w:val="single" w:sz="4" w:space="0" w:color="auto"/>
                  <w:bottom w:val="nil"/>
                  <w:right w:val="nil"/>
                </w:tcBorders>
              </w:tcPr>
            </w:tcPrChange>
          </w:tcPr>
          <w:p w14:paraId="6ED893DA" w14:textId="5669210F" w:rsidR="003A30ED" w:rsidRPr="005F7DE3" w:rsidDel="00E6695A" w:rsidRDefault="003A30ED" w:rsidP="003A30ED">
            <w:pPr>
              <w:jc w:val="center"/>
              <w:rPr>
                <w:del w:id="1828" w:author="Lichen Wu" w:date="2022-04-17T18:48:00Z"/>
                <w:i/>
                <w:iCs/>
              </w:rPr>
            </w:pPr>
            <w:del w:id="1829" w:author="Lichen Wu" w:date="2022-04-17T18:48:00Z">
              <w:r w:rsidRPr="005F7DE3" w:rsidDel="00E6695A">
                <w:rPr>
                  <w:i/>
                  <w:iCs/>
                </w:rPr>
                <w:delText>cav</w:delText>
              </w:r>
            </w:del>
          </w:p>
        </w:tc>
        <w:tc>
          <w:tcPr>
            <w:tcW w:w="1759" w:type="dxa"/>
            <w:tcBorders>
              <w:top w:val="nil"/>
              <w:left w:val="nil"/>
              <w:bottom w:val="nil"/>
              <w:right w:val="nil"/>
            </w:tcBorders>
            <w:tcPrChange w:id="1830" w:author="Lichen Wu" w:date="2022-04-17T17:31:00Z">
              <w:tcPr>
                <w:tcW w:w="1769" w:type="dxa"/>
                <w:tcBorders>
                  <w:top w:val="nil"/>
                  <w:left w:val="nil"/>
                  <w:bottom w:val="nil"/>
                  <w:right w:val="nil"/>
                </w:tcBorders>
              </w:tcPr>
            </w:tcPrChange>
          </w:tcPr>
          <w:p w14:paraId="05ACF5C7" w14:textId="465696D5" w:rsidR="003A30ED" w:rsidRPr="005F7DE3" w:rsidDel="00E6695A" w:rsidRDefault="003A30ED" w:rsidP="003A30ED">
            <w:pPr>
              <w:jc w:val="center"/>
              <w:rPr>
                <w:del w:id="1831" w:author="Lichen Wu" w:date="2022-04-17T18:48:00Z"/>
              </w:rPr>
            </w:pPr>
            <w:del w:id="1832" w:author="Lichen Wu" w:date="2022-04-17T18:48:00Z">
              <w:r w:rsidRPr="005F7DE3" w:rsidDel="00E6695A">
                <w:delText>cavity</w:delText>
              </w:r>
            </w:del>
          </w:p>
        </w:tc>
        <w:tc>
          <w:tcPr>
            <w:tcW w:w="1140" w:type="dxa"/>
            <w:tcBorders>
              <w:top w:val="nil"/>
              <w:left w:val="nil"/>
              <w:bottom w:val="nil"/>
              <w:right w:val="nil"/>
            </w:tcBorders>
            <w:tcPrChange w:id="1833" w:author="Lichen Wu" w:date="2022-04-17T17:31:00Z">
              <w:tcPr>
                <w:tcW w:w="1148" w:type="dxa"/>
                <w:tcBorders>
                  <w:top w:val="nil"/>
                  <w:left w:val="nil"/>
                  <w:bottom w:val="nil"/>
                  <w:right w:val="nil"/>
                </w:tcBorders>
              </w:tcPr>
            </w:tcPrChange>
          </w:tcPr>
          <w:p w14:paraId="575D9634" w14:textId="02E550A2" w:rsidR="003A30ED" w:rsidRPr="005F7DE3" w:rsidDel="00E6695A" w:rsidRDefault="003A30ED" w:rsidP="003A30ED">
            <w:pPr>
              <w:jc w:val="center"/>
              <w:rPr>
                <w:del w:id="1834" w:author="Lichen Wu" w:date="2022-04-17T18:48:00Z"/>
                <w:iCs/>
              </w:rPr>
            </w:pPr>
          </w:p>
        </w:tc>
        <w:tc>
          <w:tcPr>
            <w:tcW w:w="999" w:type="dxa"/>
            <w:tcBorders>
              <w:top w:val="nil"/>
              <w:left w:val="nil"/>
              <w:bottom w:val="nil"/>
              <w:right w:val="nil"/>
            </w:tcBorders>
            <w:tcPrChange w:id="1835" w:author="Lichen Wu" w:date="2022-04-17T17:31:00Z">
              <w:tcPr>
                <w:tcW w:w="1007" w:type="dxa"/>
                <w:tcBorders>
                  <w:top w:val="nil"/>
                  <w:left w:val="nil"/>
                  <w:bottom w:val="nil"/>
                  <w:right w:val="nil"/>
                </w:tcBorders>
              </w:tcPr>
            </w:tcPrChange>
          </w:tcPr>
          <w:p w14:paraId="3C582A99" w14:textId="387AB646" w:rsidR="003A30ED" w:rsidRPr="005F7DE3" w:rsidDel="00E6695A" w:rsidRDefault="003A30ED" w:rsidP="003A30ED">
            <w:pPr>
              <w:jc w:val="center"/>
              <w:rPr>
                <w:del w:id="1836" w:author="Lichen Wu" w:date="2022-04-17T18:48:00Z"/>
                <w:i/>
                <w:iCs/>
              </w:rPr>
            </w:pPr>
            <w:del w:id="1837" w:author="Lichen Wu" w:date="2022-04-17T18:48:00Z">
              <w:r w:rsidRPr="005F7DE3" w:rsidDel="00E6695A">
                <w:rPr>
                  <w:i/>
                  <w:iCs/>
                </w:rPr>
                <w:delText>rad</w:delText>
              </w:r>
            </w:del>
          </w:p>
        </w:tc>
        <w:tc>
          <w:tcPr>
            <w:tcW w:w="1658" w:type="dxa"/>
            <w:tcBorders>
              <w:top w:val="nil"/>
              <w:left w:val="nil"/>
              <w:bottom w:val="nil"/>
              <w:right w:val="nil"/>
            </w:tcBorders>
            <w:tcPrChange w:id="1838" w:author="Lichen Wu" w:date="2022-04-17T17:31:00Z">
              <w:tcPr>
                <w:tcW w:w="1668" w:type="dxa"/>
                <w:tcBorders>
                  <w:top w:val="nil"/>
                  <w:left w:val="nil"/>
                  <w:bottom w:val="nil"/>
                  <w:right w:val="nil"/>
                </w:tcBorders>
              </w:tcPr>
            </w:tcPrChange>
          </w:tcPr>
          <w:p w14:paraId="1D670407" w14:textId="2474C6C4" w:rsidR="003A30ED" w:rsidRPr="005F7DE3" w:rsidDel="00E6695A" w:rsidRDefault="003A30ED" w:rsidP="003A30ED">
            <w:pPr>
              <w:jc w:val="center"/>
              <w:rPr>
                <w:del w:id="1839" w:author="Lichen Wu" w:date="2022-04-17T18:48:00Z"/>
              </w:rPr>
            </w:pPr>
            <w:del w:id="1840" w:author="Lichen Wu" w:date="2022-04-17T18:48:00Z">
              <w:r w:rsidRPr="005F7DE3" w:rsidDel="00E6695A">
                <w:delText>radiant heating flux</w:delText>
              </w:r>
            </w:del>
          </w:p>
        </w:tc>
        <w:tc>
          <w:tcPr>
            <w:tcW w:w="999" w:type="dxa"/>
            <w:tcBorders>
              <w:top w:val="nil"/>
              <w:left w:val="nil"/>
              <w:bottom w:val="nil"/>
            </w:tcBorders>
            <w:tcPrChange w:id="1841" w:author="Lichen Wu" w:date="2022-04-17T17:31:00Z">
              <w:tcPr>
                <w:tcW w:w="1007" w:type="dxa"/>
                <w:tcBorders>
                  <w:top w:val="nil"/>
                  <w:left w:val="nil"/>
                  <w:bottom w:val="nil"/>
                </w:tcBorders>
              </w:tcPr>
            </w:tcPrChange>
          </w:tcPr>
          <w:p w14:paraId="14124F38" w14:textId="2EFA1489" w:rsidR="003A30ED" w:rsidRPr="005F7DE3" w:rsidDel="00E6695A" w:rsidRDefault="003A30ED" w:rsidP="003A30ED">
            <w:pPr>
              <w:jc w:val="center"/>
              <w:rPr>
                <w:del w:id="1842" w:author="Lichen Wu" w:date="2022-04-17T18:48:00Z"/>
                <w:i/>
                <w:iCs/>
              </w:rPr>
            </w:pPr>
          </w:p>
        </w:tc>
      </w:tr>
      <w:tr w:rsidR="003A30ED" w:rsidRPr="005F7DE3" w:rsidDel="00E6695A" w14:paraId="38D592BB" w14:textId="4D49DEE8" w:rsidTr="007B0E31">
        <w:trPr>
          <w:trHeight w:val="227"/>
          <w:jc w:val="center"/>
          <w:del w:id="1843" w:author="Lichen Wu" w:date="2022-04-17T18:48:00Z"/>
          <w:trPrChange w:id="1844" w:author="Lichen Wu" w:date="2022-04-17T17:31:00Z">
            <w:trPr>
              <w:trHeight w:val="399"/>
              <w:jc w:val="center"/>
            </w:trPr>
          </w:trPrChange>
        </w:trPr>
        <w:tc>
          <w:tcPr>
            <w:tcW w:w="1258" w:type="dxa"/>
            <w:tcBorders>
              <w:top w:val="nil"/>
              <w:left w:val="single" w:sz="4" w:space="0" w:color="auto"/>
              <w:bottom w:val="single" w:sz="4" w:space="0" w:color="auto"/>
              <w:right w:val="nil"/>
            </w:tcBorders>
            <w:tcPrChange w:id="1845" w:author="Lichen Wu" w:date="2022-04-17T17:31:00Z">
              <w:tcPr>
                <w:tcW w:w="1266" w:type="dxa"/>
                <w:tcBorders>
                  <w:top w:val="nil"/>
                  <w:left w:val="single" w:sz="4" w:space="0" w:color="auto"/>
                  <w:bottom w:val="single" w:sz="4" w:space="0" w:color="auto"/>
                  <w:right w:val="nil"/>
                </w:tcBorders>
              </w:tcPr>
            </w:tcPrChange>
          </w:tcPr>
          <w:p w14:paraId="2FBCEA6D" w14:textId="330034BC" w:rsidR="003A30ED" w:rsidRPr="005F7DE3" w:rsidDel="00E6695A" w:rsidRDefault="003A30ED" w:rsidP="003A30ED">
            <w:pPr>
              <w:jc w:val="center"/>
              <w:rPr>
                <w:del w:id="1846" w:author="Lichen Wu" w:date="2022-04-17T18:48:00Z"/>
                <w:i/>
                <w:iCs/>
              </w:rPr>
            </w:pPr>
            <w:del w:id="1847" w:author="Lichen Wu" w:date="2022-04-17T18:48:00Z">
              <w:r w:rsidRPr="005F7DE3" w:rsidDel="00E6695A">
                <w:rPr>
                  <w:i/>
                  <w:iCs/>
                </w:rPr>
                <w:delText>env</w:delText>
              </w:r>
            </w:del>
          </w:p>
        </w:tc>
        <w:tc>
          <w:tcPr>
            <w:tcW w:w="1759" w:type="dxa"/>
            <w:tcBorders>
              <w:top w:val="nil"/>
              <w:left w:val="nil"/>
              <w:bottom w:val="single" w:sz="4" w:space="0" w:color="auto"/>
              <w:right w:val="nil"/>
            </w:tcBorders>
            <w:tcPrChange w:id="1848" w:author="Lichen Wu" w:date="2022-04-17T17:31:00Z">
              <w:tcPr>
                <w:tcW w:w="1769" w:type="dxa"/>
                <w:tcBorders>
                  <w:top w:val="nil"/>
                  <w:left w:val="nil"/>
                  <w:bottom w:val="single" w:sz="4" w:space="0" w:color="auto"/>
                  <w:right w:val="nil"/>
                </w:tcBorders>
              </w:tcPr>
            </w:tcPrChange>
          </w:tcPr>
          <w:p w14:paraId="7D7A2E5C" w14:textId="096DA04D" w:rsidR="003A30ED" w:rsidRPr="005F7DE3" w:rsidDel="00E6695A" w:rsidRDefault="003A30ED" w:rsidP="003A30ED">
            <w:pPr>
              <w:jc w:val="center"/>
              <w:rPr>
                <w:del w:id="1849" w:author="Lichen Wu" w:date="2022-04-17T18:48:00Z"/>
              </w:rPr>
            </w:pPr>
            <w:del w:id="1850" w:author="Lichen Wu" w:date="2022-04-17T18:48:00Z">
              <w:r w:rsidRPr="005F7DE3" w:rsidDel="00E6695A">
                <w:delText>envelope</w:delText>
              </w:r>
            </w:del>
          </w:p>
        </w:tc>
        <w:tc>
          <w:tcPr>
            <w:tcW w:w="1140" w:type="dxa"/>
            <w:tcBorders>
              <w:top w:val="nil"/>
              <w:left w:val="nil"/>
              <w:bottom w:val="single" w:sz="4" w:space="0" w:color="auto"/>
              <w:right w:val="nil"/>
            </w:tcBorders>
            <w:tcPrChange w:id="1851" w:author="Lichen Wu" w:date="2022-04-17T17:31:00Z">
              <w:tcPr>
                <w:tcW w:w="1148" w:type="dxa"/>
                <w:tcBorders>
                  <w:top w:val="nil"/>
                  <w:left w:val="nil"/>
                  <w:bottom w:val="single" w:sz="4" w:space="0" w:color="auto"/>
                  <w:right w:val="nil"/>
                </w:tcBorders>
              </w:tcPr>
            </w:tcPrChange>
          </w:tcPr>
          <w:p w14:paraId="53518CA9" w14:textId="4DAB622B" w:rsidR="003A30ED" w:rsidRPr="005F7DE3" w:rsidDel="00E6695A" w:rsidRDefault="003A30ED" w:rsidP="003A30ED">
            <w:pPr>
              <w:jc w:val="center"/>
              <w:rPr>
                <w:del w:id="1852" w:author="Lichen Wu" w:date="2022-04-17T18:48:00Z"/>
                <w:iCs/>
              </w:rPr>
            </w:pPr>
          </w:p>
        </w:tc>
        <w:tc>
          <w:tcPr>
            <w:tcW w:w="999" w:type="dxa"/>
            <w:tcBorders>
              <w:top w:val="nil"/>
              <w:left w:val="nil"/>
              <w:right w:val="nil"/>
            </w:tcBorders>
            <w:tcPrChange w:id="1853" w:author="Lichen Wu" w:date="2022-04-17T17:31:00Z">
              <w:tcPr>
                <w:tcW w:w="1007" w:type="dxa"/>
                <w:tcBorders>
                  <w:top w:val="nil"/>
                  <w:left w:val="nil"/>
                  <w:right w:val="nil"/>
                </w:tcBorders>
              </w:tcPr>
            </w:tcPrChange>
          </w:tcPr>
          <w:p w14:paraId="7A8E185E" w14:textId="42E1EE4D" w:rsidR="003A30ED" w:rsidRPr="005F7DE3" w:rsidDel="00E6695A" w:rsidRDefault="003A30ED" w:rsidP="003A30ED">
            <w:pPr>
              <w:jc w:val="center"/>
              <w:rPr>
                <w:del w:id="1854" w:author="Lichen Wu" w:date="2022-04-17T18:48:00Z"/>
                <w:i/>
                <w:iCs/>
              </w:rPr>
            </w:pPr>
          </w:p>
        </w:tc>
        <w:tc>
          <w:tcPr>
            <w:tcW w:w="1658" w:type="dxa"/>
            <w:tcBorders>
              <w:top w:val="nil"/>
              <w:left w:val="nil"/>
              <w:right w:val="nil"/>
            </w:tcBorders>
            <w:tcPrChange w:id="1855" w:author="Lichen Wu" w:date="2022-04-17T17:31:00Z">
              <w:tcPr>
                <w:tcW w:w="1668" w:type="dxa"/>
                <w:tcBorders>
                  <w:top w:val="nil"/>
                  <w:left w:val="nil"/>
                  <w:right w:val="nil"/>
                </w:tcBorders>
              </w:tcPr>
            </w:tcPrChange>
          </w:tcPr>
          <w:p w14:paraId="3849BA58" w14:textId="707FE247" w:rsidR="003A30ED" w:rsidRPr="005F7DE3" w:rsidDel="00E6695A" w:rsidRDefault="003A30ED" w:rsidP="003A30ED">
            <w:pPr>
              <w:jc w:val="center"/>
              <w:rPr>
                <w:del w:id="1856" w:author="Lichen Wu" w:date="2022-04-17T18:48:00Z"/>
              </w:rPr>
            </w:pPr>
          </w:p>
        </w:tc>
        <w:tc>
          <w:tcPr>
            <w:tcW w:w="999" w:type="dxa"/>
            <w:tcBorders>
              <w:top w:val="nil"/>
              <w:left w:val="nil"/>
            </w:tcBorders>
            <w:tcPrChange w:id="1857" w:author="Lichen Wu" w:date="2022-04-17T17:31:00Z">
              <w:tcPr>
                <w:tcW w:w="1007" w:type="dxa"/>
                <w:tcBorders>
                  <w:top w:val="nil"/>
                  <w:left w:val="nil"/>
                </w:tcBorders>
              </w:tcPr>
            </w:tcPrChange>
          </w:tcPr>
          <w:p w14:paraId="7F7EA6E5" w14:textId="7518A39E" w:rsidR="003A30ED" w:rsidRPr="005F7DE3" w:rsidDel="00E6695A" w:rsidRDefault="003A30ED" w:rsidP="003A30ED">
            <w:pPr>
              <w:jc w:val="center"/>
              <w:rPr>
                <w:del w:id="1858" w:author="Lichen Wu" w:date="2022-04-17T18:48:00Z"/>
                <w:i/>
                <w:iCs/>
              </w:rPr>
            </w:pPr>
          </w:p>
        </w:tc>
      </w:tr>
    </w:tbl>
    <w:p w14:paraId="2130E34E" w14:textId="25F94386" w:rsidR="007F4813" w:rsidDel="00E6695A" w:rsidRDefault="007F4813">
      <w:pPr>
        <w:rPr>
          <w:del w:id="1859" w:author="Lichen Wu" w:date="2022-04-17T18:48:00Z"/>
          <w:sz w:val="24"/>
        </w:rPr>
      </w:pPr>
    </w:p>
    <w:p w14:paraId="4D60BC9E" w14:textId="3A03780D" w:rsidR="006F11EC" w:rsidRDefault="006F11EC" w:rsidP="006F11EC">
      <w:pPr>
        <w:pStyle w:val="Heading1"/>
        <w:rPr>
          <w:bdr w:val="none" w:sz="0" w:space="0" w:color="auto" w:frame="1"/>
        </w:rPr>
      </w:pPr>
      <w:r>
        <w:rPr>
          <w:bdr w:val="none" w:sz="0" w:space="0" w:color="auto" w:frame="1"/>
        </w:rPr>
        <w:t>A</w:t>
      </w:r>
      <w:r w:rsidR="001B6C6E">
        <w:rPr>
          <w:bdr w:val="none" w:sz="0" w:space="0" w:color="auto" w:frame="1"/>
        </w:rPr>
        <w:t>CKNOWLEDG</w:t>
      </w:r>
      <w:r w:rsidR="00321504">
        <w:rPr>
          <w:bdr w:val="none" w:sz="0" w:space="0" w:color="auto" w:frame="1"/>
        </w:rPr>
        <w:t>E</w:t>
      </w:r>
      <w:r w:rsidR="001B6C6E">
        <w:rPr>
          <w:bdr w:val="none" w:sz="0" w:space="0" w:color="auto" w:frame="1"/>
        </w:rPr>
        <w:t>MENT</w:t>
      </w:r>
    </w:p>
    <w:p w14:paraId="1330EA52" w14:textId="77777777" w:rsidR="006F11EC" w:rsidRPr="005B1AF0" w:rsidRDefault="006F11EC" w:rsidP="006F11EC"/>
    <w:p w14:paraId="1AC764FE" w14:textId="48705771" w:rsidR="005701A1" w:rsidRDefault="006F11EC" w:rsidP="00447E3E">
      <w:pPr>
        <w:rPr>
          <w:bdr w:val="none" w:sz="0" w:space="0" w:color="auto" w:frame="1"/>
        </w:rPr>
      </w:pPr>
      <w:r>
        <w:rPr>
          <w:bdr w:val="none" w:sz="0" w:space="0" w:color="auto" w:frame="1"/>
        </w:rPr>
        <w:t>This study was supported by the National Science Foundation Environmental Sustainability program under Grant No. 1929209. Any opinions, findings, and conclusions, or recommendations expressed in this material are those of the authors and do not necessarily reflect the views of the National Science Foundation.</w:t>
      </w:r>
    </w:p>
    <w:p w14:paraId="097517AB" w14:textId="739F9B52" w:rsidR="005701A1" w:rsidRDefault="005701A1" w:rsidP="0043009B"/>
    <w:p w14:paraId="4D16965E" w14:textId="2B22E9F2" w:rsidR="005701A1" w:rsidRDefault="005701A1" w:rsidP="00FC0A9D">
      <w:pPr>
        <w:pStyle w:val="Heading1"/>
      </w:pPr>
      <w:r>
        <w:t>REFERENCES</w:t>
      </w:r>
    </w:p>
    <w:p w14:paraId="307CD30E" w14:textId="3FB9A038" w:rsidR="005701A1" w:rsidRDefault="005701A1" w:rsidP="0043009B"/>
    <w:p w14:paraId="7F1C0963" w14:textId="77777777" w:rsidR="00C44A60" w:rsidRPr="00C44A60" w:rsidRDefault="005701A1" w:rsidP="00C44A60">
      <w:pPr>
        <w:pStyle w:val="Bibliography"/>
        <w:rPr>
          <w:szCs w:val="24"/>
        </w:rPr>
      </w:pPr>
      <w:r>
        <w:rPr>
          <w:bdr w:val="none" w:sz="0" w:space="0" w:color="auto" w:frame="1"/>
        </w:rPr>
        <w:fldChar w:fldCharType="begin"/>
      </w:r>
      <w:r w:rsidR="00C44A60">
        <w:rPr>
          <w:bdr w:val="none" w:sz="0" w:space="0" w:color="auto" w:frame="1"/>
        </w:rPr>
        <w:instrText xml:space="preserve"> ADDIN ZOTERO_BIBL {"uncited":[],"omitted":[],"custom":[[["http://zotero.org/users/3944343/items/SQ6KHENF"],"Ambient Weather Network. 2022. {\\i{}Ambient Weather Network}. https://ambientweather.net/ (April 11, 2022)."],[["http://zotero.org/users/3944343/items/3335GVS2"],"Joe, Jaewan, and Panagiota Karava. 2019. \\uc0\\u8220{}A Model Predictive Control Strategy to Optimize the Performance of Radiant Floor Heating and Cooling Systems in Office Buildings.\\uc0\\u8221{} {\\i{}Applied Energy} 245: 65\\uc0\\u8211{}77."]]} CSL_BIBLIOGRAPHY </w:instrText>
      </w:r>
      <w:r>
        <w:rPr>
          <w:bdr w:val="none" w:sz="0" w:space="0" w:color="auto" w:frame="1"/>
        </w:rPr>
        <w:fldChar w:fldCharType="separate"/>
      </w:r>
      <w:proofErr w:type="spellStart"/>
      <w:r w:rsidR="00C44A60" w:rsidRPr="00C44A60">
        <w:rPr>
          <w:szCs w:val="24"/>
        </w:rPr>
        <w:t>Ahn</w:t>
      </w:r>
      <w:proofErr w:type="spellEnd"/>
      <w:r w:rsidR="00C44A60" w:rsidRPr="00C44A60">
        <w:rPr>
          <w:szCs w:val="24"/>
        </w:rPr>
        <w:t>, Byung-</w:t>
      </w:r>
      <w:proofErr w:type="spellStart"/>
      <w:r w:rsidR="00C44A60" w:rsidRPr="00C44A60">
        <w:rPr>
          <w:szCs w:val="24"/>
        </w:rPr>
        <w:t>Cheon</w:t>
      </w:r>
      <w:proofErr w:type="spellEnd"/>
      <w:r w:rsidR="00C44A60" w:rsidRPr="00C44A60">
        <w:rPr>
          <w:szCs w:val="24"/>
        </w:rPr>
        <w:t>, and Jae-</w:t>
      </w:r>
      <w:proofErr w:type="spellStart"/>
      <w:r w:rsidR="00C44A60" w:rsidRPr="00C44A60">
        <w:rPr>
          <w:szCs w:val="24"/>
        </w:rPr>
        <w:t>Yeob</w:t>
      </w:r>
      <w:proofErr w:type="spellEnd"/>
      <w:r w:rsidR="00C44A60" w:rsidRPr="00C44A60">
        <w:rPr>
          <w:szCs w:val="24"/>
        </w:rPr>
        <w:t xml:space="preserve"> Song. 2010. “Control Characteristics and Heating Performance Analysis of Automatic Thermostatic Valves for Radiant Slab Heating System in Residential Apartments.” </w:t>
      </w:r>
      <w:r w:rsidR="00C44A60" w:rsidRPr="00C44A60">
        <w:rPr>
          <w:i/>
          <w:iCs/>
          <w:szCs w:val="24"/>
        </w:rPr>
        <w:t>Energy</w:t>
      </w:r>
      <w:r w:rsidR="00C44A60" w:rsidRPr="00C44A60">
        <w:rPr>
          <w:szCs w:val="24"/>
        </w:rPr>
        <w:t xml:space="preserve"> 35(4): 1615–24.</w:t>
      </w:r>
    </w:p>
    <w:p w14:paraId="71A118EB" w14:textId="77777777" w:rsidR="00C44A60" w:rsidRPr="00C44A60" w:rsidRDefault="00C44A60" w:rsidP="00C44A60">
      <w:pPr>
        <w:pStyle w:val="Bibliography"/>
        <w:rPr>
          <w:szCs w:val="24"/>
        </w:rPr>
      </w:pPr>
      <w:r w:rsidRPr="00C44A60">
        <w:rPr>
          <w:szCs w:val="24"/>
        </w:rPr>
        <w:t xml:space="preserve">Ambient Weather Network. 2022. </w:t>
      </w:r>
      <w:r w:rsidRPr="00C44A60">
        <w:rPr>
          <w:i/>
          <w:iCs/>
          <w:szCs w:val="24"/>
        </w:rPr>
        <w:t>Ambient Weather Network</w:t>
      </w:r>
      <w:r w:rsidRPr="00C44A60">
        <w:rPr>
          <w:szCs w:val="24"/>
        </w:rPr>
        <w:t>. https://ambientweather.net/ (April 11, 2022).</w:t>
      </w:r>
    </w:p>
    <w:p w14:paraId="4C45D63F" w14:textId="77777777" w:rsidR="00C44A60" w:rsidRPr="00C44A60" w:rsidRDefault="00C44A60" w:rsidP="00C44A60">
      <w:pPr>
        <w:pStyle w:val="Bibliography"/>
        <w:rPr>
          <w:szCs w:val="24"/>
        </w:rPr>
      </w:pPr>
      <w:r w:rsidRPr="00C44A60">
        <w:rPr>
          <w:szCs w:val="24"/>
        </w:rPr>
        <w:lastRenderedPageBreak/>
        <w:t xml:space="preserve">ANSI/ASHRAE/IES 90.1-2010. 2010. </w:t>
      </w:r>
      <w:r w:rsidRPr="00C44A60">
        <w:rPr>
          <w:i/>
          <w:iCs/>
          <w:szCs w:val="24"/>
        </w:rPr>
        <w:t>Energy Standard for Buildings Except Low-Rise Residential Buildings</w:t>
      </w:r>
      <w:r w:rsidRPr="00C44A60">
        <w:rPr>
          <w:szCs w:val="24"/>
        </w:rPr>
        <w:t>. American Society of Heating, Refrigerating and Air-Conditioning Engineers.</w:t>
      </w:r>
    </w:p>
    <w:p w14:paraId="2E3917DD" w14:textId="77777777" w:rsidR="00C44A60" w:rsidRPr="00C44A60" w:rsidRDefault="00C44A60" w:rsidP="00C44A60">
      <w:pPr>
        <w:pStyle w:val="Bibliography"/>
        <w:rPr>
          <w:szCs w:val="24"/>
        </w:rPr>
      </w:pPr>
      <w:r w:rsidRPr="00C44A60">
        <w:rPr>
          <w:szCs w:val="24"/>
        </w:rPr>
        <w:t>ASHRAE. 2014. “ASHRAE Guideline 14: Measurement of Energy, Demand and Water Savings.” : 150.</w:t>
      </w:r>
    </w:p>
    <w:p w14:paraId="5F553F1E" w14:textId="77777777" w:rsidR="00C44A60" w:rsidRPr="00C44A60" w:rsidRDefault="00C44A60" w:rsidP="00C44A60">
      <w:pPr>
        <w:pStyle w:val="Bibliography"/>
        <w:rPr>
          <w:szCs w:val="24"/>
        </w:rPr>
      </w:pPr>
      <w:proofErr w:type="spellStart"/>
      <w:r w:rsidRPr="00C44A60">
        <w:rPr>
          <w:szCs w:val="24"/>
        </w:rPr>
        <w:t>Billard</w:t>
      </w:r>
      <w:proofErr w:type="spellEnd"/>
      <w:r w:rsidRPr="00C44A60">
        <w:rPr>
          <w:szCs w:val="24"/>
        </w:rPr>
        <w:t xml:space="preserve">, Aude, Sylvain </w:t>
      </w:r>
      <w:proofErr w:type="spellStart"/>
      <w:r w:rsidRPr="00C44A60">
        <w:rPr>
          <w:szCs w:val="24"/>
        </w:rPr>
        <w:t>Calinon</w:t>
      </w:r>
      <w:proofErr w:type="spellEnd"/>
      <w:r w:rsidRPr="00C44A60">
        <w:rPr>
          <w:szCs w:val="24"/>
        </w:rPr>
        <w:t xml:space="preserve">, </w:t>
      </w:r>
      <w:proofErr w:type="spellStart"/>
      <w:r w:rsidRPr="00C44A60">
        <w:rPr>
          <w:szCs w:val="24"/>
        </w:rPr>
        <w:t>Rüdiger</w:t>
      </w:r>
      <w:proofErr w:type="spellEnd"/>
      <w:r w:rsidRPr="00C44A60">
        <w:rPr>
          <w:szCs w:val="24"/>
        </w:rPr>
        <w:t xml:space="preserve"> </w:t>
      </w:r>
      <w:proofErr w:type="spellStart"/>
      <w:r w:rsidRPr="00C44A60">
        <w:rPr>
          <w:szCs w:val="24"/>
        </w:rPr>
        <w:t>Dillmann</w:t>
      </w:r>
      <w:proofErr w:type="spellEnd"/>
      <w:r w:rsidRPr="00C44A60">
        <w:rPr>
          <w:szCs w:val="24"/>
        </w:rPr>
        <w:t xml:space="preserve">, and Stefan </w:t>
      </w:r>
      <w:proofErr w:type="spellStart"/>
      <w:r w:rsidRPr="00C44A60">
        <w:rPr>
          <w:szCs w:val="24"/>
        </w:rPr>
        <w:t>Schaal</w:t>
      </w:r>
      <w:proofErr w:type="spellEnd"/>
      <w:r w:rsidRPr="00C44A60">
        <w:rPr>
          <w:szCs w:val="24"/>
        </w:rPr>
        <w:t xml:space="preserve">. 2008. “Robot Programming by Demonstration.” In </w:t>
      </w:r>
      <w:r w:rsidRPr="00C44A60">
        <w:rPr>
          <w:i/>
          <w:iCs/>
          <w:szCs w:val="24"/>
        </w:rPr>
        <w:t>Springer Handbook of Robotics</w:t>
      </w:r>
      <w:r w:rsidRPr="00C44A60">
        <w:rPr>
          <w:szCs w:val="24"/>
        </w:rPr>
        <w:t>, eds. Bruno Siciliano and Oussama Khatib. Berlin, Heidelberg: Springer, 1371–94. https://doi.org/10.1007/978-3-540-30301-5_60 (April 12, 2022).</w:t>
      </w:r>
    </w:p>
    <w:p w14:paraId="646346D3" w14:textId="77777777" w:rsidR="00C44A60" w:rsidRPr="00C44A60" w:rsidRDefault="00C44A60" w:rsidP="00C44A60">
      <w:pPr>
        <w:pStyle w:val="Bibliography"/>
        <w:rPr>
          <w:szCs w:val="24"/>
        </w:rPr>
      </w:pPr>
      <w:proofErr w:type="spellStart"/>
      <w:r w:rsidRPr="00C44A60">
        <w:rPr>
          <w:szCs w:val="24"/>
        </w:rPr>
        <w:t>Bouchachia</w:t>
      </w:r>
      <w:proofErr w:type="spellEnd"/>
      <w:r w:rsidRPr="00C44A60">
        <w:rPr>
          <w:szCs w:val="24"/>
        </w:rPr>
        <w:t xml:space="preserve">, Hamid, and Charlie </w:t>
      </w:r>
      <w:proofErr w:type="spellStart"/>
      <w:r w:rsidRPr="00C44A60">
        <w:rPr>
          <w:szCs w:val="24"/>
        </w:rPr>
        <w:t>Vanaret</w:t>
      </w:r>
      <w:proofErr w:type="spellEnd"/>
      <w:r w:rsidRPr="00C44A60">
        <w:rPr>
          <w:szCs w:val="24"/>
        </w:rPr>
        <w:t>. 2011. “Incremental Learning Based on Growing Gaussian Mixture Models.”</w:t>
      </w:r>
    </w:p>
    <w:p w14:paraId="4FA10031" w14:textId="77777777" w:rsidR="00C44A60" w:rsidRPr="00C44A60" w:rsidRDefault="00C44A60" w:rsidP="00C44A60">
      <w:pPr>
        <w:pStyle w:val="Bibliography"/>
        <w:rPr>
          <w:szCs w:val="24"/>
        </w:rPr>
      </w:pPr>
      <w:r w:rsidRPr="00C44A60">
        <w:rPr>
          <w:szCs w:val="24"/>
        </w:rPr>
        <w:t xml:space="preserve">Braun, James E., and Nitin Chaturvedi. 2002. “An Inverse Gray-Box Model for Transient Building Load Prediction.” </w:t>
      </w:r>
      <w:r w:rsidRPr="00C44A60">
        <w:rPr>
          <w:i/>
          <w:iCs/>
          <w:szCs w:val="24"/>
        </w:rPr>
        <w:t>HVAC&amp;R Research</w:t>
      </w:r>
      <w:r w:rsidRPr="00C44A60">
        <w:rPr>
          <w:szCs w:val="24"/>
        </w:rPr>
        <w:t xml:space="preserve"> 8(1): 73–99.</w:t>
      </w:r>
    </w:p>
    <w:p w14:paraId="6E913516" w14:textId="77777777" w:rsidR="00C44A60" w:rsidRPr="00C44A60" w:rsidRDefault="00C44A60" w:rsidP="00C44A60">
      <w:pPr>
        <w:pStyle w:val="Bibliography"/>
        <w:rPr>
          <w:szCs w:val="24"/>
        </w:rPr>
      </w:pPr>
      <w:proofErr w:type="spellStart"/>
      <w:r w:rsidRPr="00C44A60">
        <w:rPr>
          <w:szCs w:val="24"/>
        </w:rPr>
        <w:t>Cederborg</w:t>
      </w:r>
      <w:proofErr w:type="spellEnd"/>
      <w:r w:rsidRPr="00C44A60">
        <w:rPr>
          <w:szCs w:val="24"/>
        </w:rPr>
        <w:t xml:space="preserve">, Thomas, Ming Li, Adrien </w:t>
      </w:r>
      <w:proofErr w:type="spellStart"/>
      <w:r w:rsidRPr="00C44A60">
        <w:rPr>
          <w:szCs w:val="24"/>
        </w:rPr>
        <w:t>Baranes</w:t>
      </w:r>
      <w:proofErr w:type="spellEnd"/>
      <w:r w:rsidRPr="00C44A60">
        <w:rPr>
          <w:szCs w:val="24"/>
        </w:rPr>
        <w:t xml:space="preserve">, and Pierre-Yves </w:t>
      </w:r>
      <w:proofErr w:type="spellStart"/>
      <w:r w:rsidRPr="00C44A60">
        <w:rPr>
          <w:szCs w:val="24"/>
        </w:rPr>
        <w:t>Oudeyer</w:t>
      </w:r>
      <w:proofErr w:type="spellEnd"/>
      <w:r w:rsidRPr="00C44A60">
        <w:rPr>
          <w:szCs w:val="24"/>
        </w:rPr>
        <w:t xml:space="preserve">. 2010. “Incremental Local Online Gaussian Mixture Regression for Imitation Learning of Multiple Tasks.” In </w:t>
      </w:r>
      <w:r w:rsidRPr="00C44A60">
        <w:rPr>
          <w:i/>
          <w:iCs/>
          <w:szCs w:val="24"/>
        </w:rPr>
        <w:t>2010 IEEE/RSJ International Conference on Intelligent Robots and Systems</w:t>
      </w:r>
      <w:r w:rsidRPr="00C44A60">
        <w:rPr>
          <w:szCs w:val="24"/>
        </w:rPr>
        <w:t>, , 267–74.</w:t>
      </w:r>
    </w:p>
    <w:p w14:paraId="53AE6C4D" w14:textId="77777777" w:rsidR="00C44A60" w:rsidRPr="00C44A60" w:rsidRDefault="00C44A60" w:rsidP="00C44A60">
      <w:pPr>
        <w:pStyle w:val="Bibliography"/>
        <w:rPr>
          <w:szCs w:val="24"/>
        </w:rPr>
      </w:pPr>
      <w:r w:rsidRPr="00C44A60">
        <w:rPr>
          <w:szCs w:val="24"/>
        </w:rPr>
        <w:t xml:space="preserve">Clarke, Joseph. 2001. </w:t>
      </w:r>
      <w:r w:rsidRPr="00C44A60">
        <w:rPr>
          <w:i/>
          <w:iCs/>
          <w:szCs w:val="24"/>
        </w:rPr>
        <w:t>Energy Simulation in Building Design</w:t>
      </w:r>
      <w:r w:rsidRPr="00C44A60">
        <w:rPr>
          <w:szCs w:val="24"/>
        </w:rPr>
        <w:t>. 2nd ed. London: Routledge.</w:t>
      </w:r>
    </w:p>
    <w:p w14:paraId="657DA19C" w14:textId="77777777" w:rsidR="00C44A60" w:rsidRPr="00C44A60" w:rsidRDefault="00C44A60" w:rsidP="00C44A60">
      <w:pPr>
        <w:pStyle w:val="Bibliography"/>
        <w:rPr>
          <w:szCs w:val="24"/>
        </w:rPr>
      </w:pPr>
      <w:r w:rsidRPr="00C44A60">
        <w:rPr>
          <w:szCs w:val="24"/>
        </w:rPr>
        <w:t>Crawley, Drury B. et al. 2001. “</w:t>
      </w:r>
      <w:proofErr w:type="spellStart"/>
      <w:r w:rsidRPr="00C44A60">
        <w:rPr>
          <w:szCs w:val="24"/>
        </w:rPr>
        <w:t>EnergyPlus</w:t>
      </w:r>
      <w:proofErr w:type="spellEnd"/>
      <w:r w:rsidRPr="00C44A60">
        <w:rPr>
          <w:szCs w:val="24"/>
        </w:rPr>
        <w:t xml:space="preserve">: Creating a New-Generation Building Energy Simulation Program.” </w:t>
      </w:r>
      <w:r w:rsidRPr="00C44A60">
        <w:rPr>
          <w:i/>
          <w:iCs/>
          <w:szCs w:val="24"/>
        </w:rPr>
        <w:t>Energy and Buildings</w:t>
      </w:r>
      <w:r w:rsidRPr="00C44A60">
        <w:rPr>
          <w:szCs w:val="24"/>
        </w:rPr>
        <w:t xml:space="preserve"> 33(4): 319–31.</w:t>
      </w:r>
    </w:p>
    <w:p w14:paraId="1FADBD22" w14:textId="77777777" w:rsidR="00C44A60" w:rsidRPr="00C44A60" w:rsidRDefault="00C44A60" w:rsidP="00C44A60">
      <w:pPr>
        <w:pStyle w:val="Bibliography"/>
        <w:rPr>
          <w:szCs w:val="24"/>
        </w:rPr>
      </w:pPr>
      <w:r w:rsidRPr="00C44A60">
        <w:rPr>
          <w:szCs w:val="24"/>
        </w:rPr>
        <w:t xml:space="preserve">Dong, Bing, </w:t>
      </w:r>
      <w:proofErr w:type="spellStart"/>
      <w:r w:rsidRPr="00C44A60">
        <w:rPr>
          <w:szCs w:val="24"/>
        </w:rPr>
        <w:t>Zhaoxuan</w:t>
      </w:r>
      <w:proofErr w:type="spellEnd"/>
      <w:r w:rsidRPr="00C44A60">
        <w:rPr>
          <w:szCs w:val="24"/>
        </w:rPr>
        <w:t xml:space="preserve"> Li, S. M. </w:t>
      </w:r>
      <w:proofErr w:type="spellStart"/>
      <w:r w:rsidRPr="00C44A60">
        <w:rPr>
          <w:szCs w:val="24"/>
        </w:rPr>
        <w:t>Mahbobur</w:t>
      </w:r>
      <w:proofErr w:type="spellEnd"/>
      <w:r w:rsidRPr="00C44A60">
        <w:rPr>
          <w:szCs w:val="24"/>
        </w:rPr>
        <w:t xml:space="preserve"> Rahman, and Rolando Vega. 2016. “A Hybrid Model Approach for Forecasting Future Residential Electricity Consumption.” </w:t>
      </w:r>
      <w:r w:rsidRPr="00C44A60">
        <w:rPr>
          <w:i/>
          <w:iCs/>
          <w:szCs w:val="24"/>
        </w:rPr>
        <w:t>Energy and Buildings</w:t>
      </w:r>
      <w:r w:rsidRPr="00C44A60">
        <w:rPr>
          <w:szCs w:val="24"/>
        </w:rPr>
        <w:t xml:space="preserve"> 117: 341–51.</w:t>
      </w:r>
    </w:p>
    <w:p w14:paraId="673D848F" w14:textId="77777777" w:rsidR="00C44A60" w:rsidRPr="00C44A60" w:rsidRDefault="00C44A60" w:rsidP="00C44A60">
      <w:pPr>
        <w:pStyle w:val="Bibliography"/>
        <w:rPr>
          <w:szCs w:val="24"/>
        </w:rPr>
      </w:pPr>
      <w:r w:rsidRPr="00C44A60">
        <w:rPr>
          <w:szCs w:val="24"/>
        </w:rPr>
        <w:t xml:space="preserve">Goyal, Siddharth, </w:t>
      </w:r>
      <w:proofErr w:type="spellStart"/>
      <w:r w:rsidRPr="00C44A60">
        <w:rPr>
          <w:szCs w:val="24"/>
        </w:rPr>
        <w:t>Chenda</w:t>
      </w:r>
      <w:proofErr w:type="spellEnd"/>
      <w:r w:rsidRPr="00C44A60">
        <w:rPr>
          <w:szCs w:val="24"/>
        </w:rPr>
        <w:t xml:space="preserve"> Liao, and Prabir </w:t>
      </w:r>
      <w:proofErr w:type="spellStart"/>
      <w:r w:rsidRPr="00C44A60">
        <w:rPr>
          <w:szCs w:val="24"/>
        </w:rPr>
        <w:t>Barooah</w:t>
      </w:r>
      <w:proofErr w:type="spellEnd"/>
      <w:r w:rsidRPr="00C44A60">
        <w:rPr>
          <w:szCs w:val="24"/>
        </w:rPr>
        <w:t xml:space="preserve">. 2011. “Identification of Multi-Zone Building Thermal Interaction Model from Data.” In </w:t>
      </w:r>
      <w:r w:rsidRPr="00C44A60">
        <w:rPr>
          <w:i/>
          <w:iCs/>
          <w:szCs w:val="24"/>
        </w:rPr>
        <w:t>2011 50th IEEE Conference on Decision and Control and European Control Conference</w:t>
      </w:r>
      <w:r w:rsidRPr="00C44A60">
        <w:rPr>
          <w:szCs w:val="24"/>
        </w:rPr>
        <w:t>, , 181–86.</w:t>
      </w:r>
    </w:p>
    <w:p w14:paraId="3E135F88" w14:textId="77777777" w:rsidR="00C44A60" w:rsidRPr="00C44A60" w:rsidRDefault="00C44A60" w:rsidP="00C44A60">
      <w:pPr>
        <w:pStyle w:val="Bibliography"/>
        <w:rPr>
          <w:szCs w:val="24"/>
        </w:rPr>
      </w:pPr>
      <w:r w:rsidRPr="00C44A60">
        <w:rPr>
          <w:szCs w:val="24"/>
        </w:rPr>
        <w:t xml:space="preserve">Guenther, Janine, and Oliver </w:t>
      </w:r>
      <w:proofErr w:type="spellStart"/>
      <w:r w:rsidRPr="00C44A60">
        <w:rPr>
          <w:szCs w:val="24"/>
        </w:rPr>
        <w:t>Sawodny</w:t>
      </w:r>
      <w:proofErr w:type="spellEnd"/>
      <w:r w:rsidRPr="00C44A60">
        <w:rPr>
          <w:szCs w:val="24"/>
        </w:rPr>
        <w:t xml:space="preserve">. 2019. “Feature Selection and Gaussian Process Regression for Personalized Thermal Comfort Prediction.” </w:t>
      </w:r>
      <w:r w:rsidRPr="00C44A60">
        <w:rPr>
          <w:i/>
          <w:iCs/>
          <w:szCs w:val="24"/>
        </w:rPr>
        <w:t>Building and Environment</w:t>
      </w:r>
      <w:r w:rsidRPr="00C44A60">
        <w:rPr>
          <w:szCs w:val="24"/>
        </w:rPr>
        <w:t xml:space="preserve"> 148: 448–58.</w:t>
      </w:r>
    </w:p>
    <w:p w14:paraId="0844A85F" w14:textId="77777777" w:rsidR="00C44A60" w:rsidRPr="00C44A60" w:rsidRDefault="00C44A60" w:rsidP="00C44A60">
      <w:pPr>
        <w:pStyle w:val="Bibliography"/>
        <w:rPr>
          <w:szCs w:val="24"/>
        </w:rPr>
      </w:pPr>
      <w:r w:rsidRPr="00C44A60">
        <w:rPr>
          <w:szCs w:val="24"/>
        </w:rPr>
        <w:t xml:space="preserve">Handbook, ASHRAE. 2001. “Fundamentals SI Edition.” </w:t>
      </w:r>
      <w:r w:rsidRPr="00C44A60">
        <w:rPr>
          <w:i/>
          <w:iCs/>
          <w:szCs w:val="24"/>
        </w:rPr>
        <w:t>American Society of Heating, Refrigerating and Air-Conditioning Engineers, Inc., Atlanta, GA</w:t>
      </w:r>
      <w:r w:rsidRPr="00C44A60">
        <w:rPr>
          <w:szCs w:val="24"/>
        </w:rPr>
        <w:t>.</w:t>
      </w:r>
    </w:p>
    <w:p w14:paraId="4CFBEE52" w14:textId="77777777" w:rsidR="00C44A60" w:rsidRPr="00C44A60" w:rsidRDefault="00C44A60" w:rsidP="00C44A60">
      <w:pPr>
        <w:pStyle w:val="Bibliography"/>
        <w:rPr>
          <w:szCs w:val="24"/>
        </w:rPr>
      </w:pPr>
      <w:r w:rsidRPr="00C44A60">
        <w:rPr>
          <w:szCs w:val="24"/>
        </w:rPr>
        <w:t>James V. Miranda, Lester. 2018. “</w:t>
      </w:r>
      <w:proofErr w:type="spellStart"/>
      <w:r w:rsidRPr="00C44A60">
        <w:rPr>
          <w:szCs w:val="24"/>
        </w:rPr>
        <w:t>PySwarms</w:t>
      </w:r>
      <w:proofErr w:type="spellEnd"/>
      <w:r w:rsidRPr="00C44A60">
        <w:rPr>
          <w:szCs w:val="24"/>
        </w:rPr>
        <w:t xml:space="preserve">: A Research Toolkit for Particle Swarm Optimization in Python.” </w:t>
      </w:r>
      <w:r w:rsidRPr="00C44A60">
        <w:rPr>
          <w:i/>
          <w:iCs/>
          <w:szCs w:val="24"/>
        </w:rPr>
        <w:t>The Journal of Open Source Software</w:t>
      </w:r>
      <w:r w:rsidRPr="00C44A60">
        <w:rPr>
          <w:szCs w:val="24"/>
        </w:rPr>
        <w:t xml:space="preserve"> 3(21): 433.</w:t>
      </w:r>
    </w:p>
    <w:p w14:paraId="77F2A743" w14:textId="77777777" w:rsidR="00C44A60" w:rsidRPr="00C44A60" w:rsidRDefault="00C44A60" w:rsidP="00C44A60">
      <w:pPr>
        <w:pStyle w:val="Bibliography"/>
        <w:rPr>
          <w:szCs w:val="24"/>
        </w:rPr>
      </w:pPr>
      <w:r w:rsidRPr="00C44A60">
        <w:rPr>
          <w:szCs w:val="24"/>
        </w:rPr>
        <w:t xml:space="preserve">Joe, </w:t>
      </w:r>
      <w:proofErr w:type="spellStart"/>
      <w:r w:rsidRPr="00C44A60">
        <w:rPr>
          <w:szCs w:val="24"/>
        </w:rPr>
        <w:t>Jaewan</w:t>
      </w:r>
      <w:proofErr w:type="spellEnd"/>
      <w:r w:rsidRPr="00C44A60">
        <w:rPr>
          <w:szCs w:val="24"/>
        </w:rPr>
        <w:t xml:space="preserve">, and </w:t>
      </w:r>
      <w:proofErr w:type="spellStart"/>
      <w:r w:rsidRPr="00C44A60">
        <w:rPr>
          <w:szCs w:val="24"/>
        </w:rPr>
        <w:t>Panagiota</w:t>
      </w:r>
      <w:proofErr w:type="spellEnd"/>
      <w:r w:rsidRPr="00C44A60">
        <w:rPr>
          <w:szCs w:val="24"/>
        </w:rPr>
        <w:t xml:space="preserve"> </w:t>
      </w:r>
      <w:proofErr w:type="spellStart"/>
      <w:r w:rsidRPr="00C44A60">
        <w:rPr>
          <w:szCs w:val="24"/>
        </w:rPr>
        <w:t>Karava</w:t>
      </w:r>
      <w:proofErr w:type="spellEnd"/>
      <w:r w:rsidRPr="00C44A60">
        <w:rPr>
          <w:szCs w:val="24"/>
        </w:rPr>
        <w:t xml:space="preserve">. 2017. “Agent-Based System Identification for Control-Oriented Building Models.” </w:t>
      </w:r>
      <w:r w:rsidRPr="00C44A60">
        <w:rPr>
          <w:i/>
          <w:iCs/>
          <w:szCs w:val="24"/>
        </w:rPr>
        <w:t>Journal of Building Performance Simulation</w:t>
      </w:r>
      <w:r w:rsidRPr="00C44A60">
        <w:rPr>
          <w:szCs w:val="24"/>
        </w:rPr>
        <w:t xml:space="preserve"> 10(2): 183–204.</w:t>
      </w:r>
    </w:p>
    <w:p w14:paraId="3307AFA0" w14:textId="77777777" w:rsidR="00C44A60" w:rsidRPr="00C44A60" w:rsidRDefault="00C44A60" w:rsidP="00C44A60">
      <w:pPr>
        <w:pStyle w:val="Bibliography"/>
        <w:rPr>
          <w:szCs w:val="24"/>
        </w:rPr>
      </w:pPr>
      <w:r w:rsidRPr="00C44A60">
        <w:rPr>
          <w:szCs w:val="24"/>
        </w:rPr>
        <w:t xml:space="preserve">Joe, </w:t>
      </w:r>
      <w:proofErr w:type="spellStart"/>
      <w:r w:rsidRPr="00C44A60">
        <w:rPr>
          <w:szCs w:val="24"/>
        </w:rPr>
        <w:t>Jaewan</w:t>
      </w:r>
      <w:proofErr w:type="spellEnd"/>
      <w:r w:rsidRPr="00C44A60">
        <w:rPr>
          <w:szCs w:val="24"/>
        </w:rPr>
        <w:t xml:space="preserve">, and </w:t>
      </w:r>
      <w:proofErr w:type="spellStart"/>
      <w:r w:rsidRPr="00C44A60">
        <w:rPr>
          <w:szCs w:val="24"/>
        </w:rPr>
        <w:t>Panagiota</w:t>
      </w:r>
      <w:proofErr w:type="spellEnd"/>
      <w:r w:rsidRPr="00C44A60">
        <w:rPr>
          <w:szCs w:val="24"/>
        </w:rPr>
        <w:t xml:space="preserve"> </w:t>
      </w:r>
      <w:proofErr w:type="spellStart"/>
      <w:r w:rsidRPr="00C44A60">
        <w:rPr>
          <w:szCs w:val="24"/>
        </w:rPr>
        <w:t>Karava</w:t>
      </w:r>
      <w:proofErr w:type="spellEnd"/>
      <w:r w:rsidRPr="00C44A60">
        <w:rPr>
          <w:szCs w:val="24"/>
        </w:rPr>
        <w:t xml:space="preserve">. 2019. “A Model Predictive Control Strategy to Optimize the Performance of Radiant Floor Heating and Cooling Systems in Office Buildings.” </w:t>
      </w:r>
      <w:r w:rsidRPr="00C44A60">
        <w:rPr>
          <w:i/>
          <w:iCs/>
          <w:szCs w:val="24"/>
        </w:rPr>
        <w:t>Applied Energy</w:t>
      </w:r>
      <w:r w:rsidRPr="00C44A60">
        <w:rPr>
          <w:szCs w:val="24"/>
        </w:rPr>
        <w:t xml:space="preserve"> 245: 65–77.</w:t>
      </w:r>
    </w:p>
    <w:p w14:paraId="48E95162" w14:textId="77777777" w:rsidR="00C44A60" w:rsidRPr="00C44A60" w:rsidRDefault="00C44A60" w:rsidP="00C44A60">
      <w:pPr>
        <w:pStyle w:val="Bibliography"/>
        <w:rPr>
          <w:szCs w:val="24"/>
        </w:rPr>
      </w:pPr>
      <w:proofErr w:type="spellStart"/>
      <w:r w:rsidRPr="00C44A60">
        <w:rPr>
          <w:szCs w:val="24"/>
        </w:rPr>
        <w:t>Karami</w:t>
      </w:r>
      <w:proofErr w:type="spellEnd"/>
      <w:r w:rsidRPr="00C44A60">
        <w:rPr>
          <w:szCs w:val="24"/>
        </w:rPr>
        <w:t xml:space="preserve">, Majid, and </w:t>
      </w:r>
      <w:proofErr w:type="spellStart"/>
      <w:r w:rsidRPr="00C44A60">
        <w:rPr>
          <w:szCs w:val="24"/>
        </w:rPr>
        <w:t>Liping</w:t>
      </w:r>
      <w:proofErr w:type="spellEnd"/>
      <w:r w:rsidRPr="00C44A60">
        <w:rPr>
          <w:szCs w:val="24"/>
        </w:rPr>
        <w:t xml:space="preserve"> Wang. 2018. “Fault Detection and Diagnosis for Nonlinear Systems: A New Adaptive Gaussian Mixture Modeling Approach.” </w:t>
      </w:r>
      <w:r w:rsidRPr="00C44A60">
        <w:rPr>
          <w:i/>
          <w:iCs/>
          <w:szCs w:val="24"/>
        </w:rPr>
        <w:t>Energy and Buildings</w:t>
      </w:r>
      <w:r w:rsidRPr="00C44A60">
        <w:rPr>
          <w:szCs w:val="24"/>
        </w:rPr>
        <w:t xml:space="preserve"> 166: 477–88.</w:t>
      </w:r>
    </w:p>
    <w:p w14:paraId="39E408A6" w14:textId="77777777" w:rsidR="00C44A60" w:rsidRPr="00C44A60" w:rsidRDefault="00C44A60" w:rsidP="00C44A60">
      <w:pPr>
        <w:pStyle w:val="Bibliography"/>
        <w:rPr>
          <w:szCs w:val="24"/>
        </w:rPr>
      </w:pPr>
      <w:proofErr w:type="spellStart"/>
      <w:r w:rsidRPr="00C44A60">
        <w:rPr>
          <w:szCs w:val="24"/>
        </w:rPr>
        <w:t>Koschenz</w:t>
      </w:r>
      <w:proofErr w:type="spellEnd"/>
      <w:r w:rsidRPr="00C44A60">
        <w:rPr>
          <w:szCs w:val="24"/>
        </w:rPr>
        <w:t xml:space="preserve">, Markus, and Viktor </w:t>
      </w:r>
      <w:proofErr w:type="spellStart"/>
      <w:r w:rsidRPr="00C44A60">
        <w:rPr>
          <w:szCs w:val="24"/>
        </w:rPr>
        <w:t>Dorer</w:t>
      </w:r>
      <w:proofErr w:type="spellEnd"/>
      <w:r w:rsidRPr="00C44A60">
        <w:rPr>
          <w:szCs w:val="24"/>
        </w:rPr>
        <w:t xml:space="preserve">. 1999. “Interaction of an Air System with Concrete Core Conditioning.” </w:t>
      </w:r>
      <w:r w:rsidRPr="00C44A60">
        <w:rPr>
          <w:i/>
          <w:iCs/>
          <w:szCs w:val="24"/>
        </w:rPr>
        <w:t>Energy and Buildings</w:t>
      </w:r>
      <w:r w:rsidRPr="00C44A60">
        <w:rPr>
          <w:szCs w:val="24"/>
        </w:rPr>
        <w:t xml:space="preserve"> 30(2): 139–45.</w:t>
      </w:r>
    </w:p>
    <w:p w14:paraId="7C2C9F4B" w14:textId="77777777" w:rsidR="00C44A60" w:rsidRPr="00C44A60" w:rsidRDefault="00C44A60" w:rsidP="00C44A60">
      <w:pPr>
        <w:pStyle w:val="Bibliography"/>
        <w:rPr>
          <w:szCs w:val="24"/>
        </w:rPr>
      </w:pPr>
      <w:r w:rsidRPr="00C44A60">
        <w:rPr>
          <w:szCs w:val="24"/>
        </w:rPr>
        <w:t xml:space="preserve">Li, </w:t>
      </w:r>
      <w:proofErr w:type="spellStart"/>
      <w:r w:rsidRPr="00C44A60">
        <w:rPr>
          <w:szCs w:val="24"/>
        </w:rPr>
        <w:t>Deyang</w:t>
      </w:r>
      <w:proofErr w:type="spellEnd"/>
      <w:r w:rsidRPr="00C44A60">
        <w:rPr>
          <w:szCs w:val="24"/>
        </w:rPr>
        <w:t xml:space="preserve">, and </w:t>
      </w:r>
      <w:proofErr w:type="spellStart"/>
      <w:r w:rsidRPr="00C44A60">
        <w:rPr>
          <w:szCs w:val="24"/>
        </w:rPr>
        <w:t>Zhihuan</w:t>
      </w:r>
      <w:proofErr w:type="spellEnd"/>
      <w:r w:rsidRPr="00C44A60">
        <w:rPr>
          <w:szCs w:val="24"/>
        </w:rPr>
        <w:t xml:space="preserve"> Song. 2020. “A Novel Incremental Gaussian Mixture Regression and Its Application for Time-Varying Multimodal Process Quality Prediction.” In </w:t>
      </w:r>
      <w:r w:rsidRPr="00C44A60">
        <w:rPr>
          <w:i/>
          <w:iCs/>
          <w:szCs w:val="24"/>
        </w:rPr>
        <w:t>2020 IEEE 9th Data Driven Control and Learning Systems Conference (DDCLS)</w:t>
      </w:r>
      <w:r w:rsidRPr="00C44A60">
        <w:rPr>
          <w:szCs w:val="24"/>
        </w:rPr>
        <w:t>, , 645–50.</w:t>
      </w:r>
    </w:p>
    <w:p w14:paraId="56E7FC07" w14:textId="77777777" w:rsidR="00C44A60" w:rsidRPr="00C44A60" w:rsidRDefault="00C44A60" w:rsidP="00C44A60">
      <w:pPr>
        <w:pStyle w:val="Bibliography"/>
        <w:rPr>
          <w:szCs w:val="24"/>
        </w:rPr>
      </w:pPr>
      <w:r w:rsidRPr="00C44A60">
        <w:rPr>
          <w:szCs w:val="24"/>
        </w:rPr>
        <w:lastRenderedPageBreak/>
        <w:t xml:space="preserve">Liu, </w:t>
      </w:r>
      <w:proofErr w:type="spellStart"/>
      <w:r w:rsidRPr="00C44A60">
        <w:rPr>
          <w:szCs w:val="24"/>
        </w:rPr>
        <w:t>Kuixing</w:t>
      </w:r>
      <w:proofErr w:type="spellEnd"/>
      <w:r w:rsidRPr="00C44A60">
        <w:rPr>
          <w:szCs w:val="24"/>
        </w:rPr>
        <w:t xml:space="preserve"> et al. 2011. “Establishment and Validation of Modified Star-Type RC-Network Model for Concrete Core Cooling Slab.” </w:t>
      </w:r>
      <w:r w:rsidRPr="00C44A60">
        <w:rPr>
          <w:i/>
          <w:iCs/>
          <w:szCs w:val="24"/>
        </w:rPr>
        <w:t>Energy and Buildings</w:t>
      </w:r>
      <w:r w:rsidRPr="00C44A60">
        <w:rPr>
          <w:szCs w:val="24"/>
        </w:rPr>
        <w:t xml:space="preserve"> 43(9): 2378–84.</w:t>
      </w:r>
    </w:p>
    <w:p w14:paraId="1CBC7515" w14:textId="77777777" w:rsidR="00C44A60" w:rsidRPr="00C44A60" w:rsidRDefault="00C44A60" w:rsidP="00C44A60">
      <w:pPr>
        <w:pStyle w:val="Bibliography"/>
        <w:rPr>
          <w:szCs w:val="24"/>
        </w:rPr>
      </w:pPr>
      <w:r w:rsidRPr="00C44A60">
        <w:rPr>
          <w:szCs w:val="24"/>
        </w:rPr>
        <w:t xml:space="preserve">Neumann, Hannah, Sebastian </w:t>
      </w:r>
      <w:proofErr w:type="spellStart"/>
      <w:r w:rsidRPr="00C44A60">
        <w:rPr>
          <w:szCs w:val="24"/>
        </w:rPr>
        <w:t>Gamisch</w:t>
      </w:r>
      <w:proofErr w:type="spellEnd"/>
      <w:r w:rsidRPr="00C44A60">
        <w:rPr>
          <w:szCs w:val="24"/>
        </w:rPr>
        <w:t xml:space="preserve">, and Stefan </w:t>
      </w:r>
      <w:proofErr w:type="spellStart"/>
      <w:r w:rsidRPr="00C44A60">
        <w:rPr>
          <w:szCs w:val="24"/>
        </w:rPr>
        <w:t>Gschwander</w:t>
      </w:r>
      <w:proofErr w:type="spellEnd"/>
      <w:r w:rsidRPr="00C44A60">
        <w:rPr>
          <w:szCs w:val="24"/>
        </w:rPr>
        <w:t xml:space="preserve">. 2021. “Comparison of RC-Model and FEM-Model for a PCM-Plate Storage Including Free Convection.” </w:t>
      </w:r>
      <w:r w:rsidRPr="00C44A60">
        <w:rPr>
          <w:i/>
          <w:iCs/>
          <w:szCs w:val="24"/>
        </w:rPr>
        <w:t>Applied Thermal Engineering</w:t>
      </w:r>
      <w:r w:rsidRPr="00C44A60">
        <w:rPr>
          <w:szCs w:val="24"/>
        </w:rPr>
        <w:t xml:space="preserve"> 196: 117232.</w:t>
      </w:r>
    </w:p>
    <w:p w14:paraId="04E4669F" w14:textId="77777777" w:rsidR="00C44A60" w:rsidRPr="00C44A60" w:rsidRDefault="00C44A60" w:rsidP="00C44A60">
      <w:pPr>
        <w:pStyle w:val="Bibliography"/>
        <w:rPr>
          <w:szCs w:val="24"/>
        </w:rPr>
      </w:pPr>
      <w:proofErr w:type="spellStart"/>
      <w:r w:rsidRPr="00C44A60">
        <w:rPr>
          <w:szCs w:val="24"/>
        </w:rPr>
        <w:t>O’Dwyer</w:t>
      </w:r>
      <w:proofErr w:type="spellEnd"/>
      <w:r w:rsidRPr="00C44A60">
        <w:rPr>
          <w:szCs w:val="24"/>
        </w:rPr>
        <w:t xml:space="preserve">, Edward et al. 2016. “Modelling and Disturbance Estimation for Model Predictive Control in Building Heating Systems.” </w:t>
      </w:r>
      <w:r w:rsidRPr="00C44A60">
        <w:rPr>
          <w:i/>
          <w:iCs/>
          <w:szCs w:val="24"/>
        </w:rPr>
        <w:t>Energy and Buildings</w:t>
      </w:r>
      <w:r w:rsidRPr="00C44A60">
        <w:rPr>
          <w:szCs w:val="24"/>
        </w:rPr>
        <w:t xml:space="preserve"> 130: 532–45.</w:t>
      </w:r>
    </w:p>
    <w:p w14:paraId="494199E2" w14:textId="77777777" w:rsidR="00C44A60" w:rsidRPr="00C44A60" w:rsidRDefault="00C44A60" w:rsidP="00C44A60">
      <w:pPr>
        <w:pStyle w:val="Bibliography"/>
        <w:rPr>
          <w:szCs w:val="24"/>
        </w:rPr>
      </w:pPr>
      <w:r w:rsidRPr="00C44A60">
        <w:rPr>
          <w:szCs w:val="24"/>
        </w:rPr>
        <w:t xml:space="preserve">Rhee, Kyu-Nam, and Kwang Woo Kim. 2015. “A 50 Year Review of Basic and Applied Research in Radiant Heating and Cooling Systems for the Built Environment.” </w:t>
      </w:r>
      <w:r w:rsidRPr="00C44A60">
        <w:rPr>
          <w:i/>
          <w:iCs/>
          <w:szCs w:val="24"/>
        </w:rPr>
        <w:t>Building and Environment</w:t>
      </w:r>
      <w:r w:rsidRPr="00C44A60">
        <w:rPr>
          <w:szCs w:val="24"/>
        </w:rPr>
        <w:t xml:space="preserve"> 91: 166–90.</w:t>
      </w:r>
    </w:p>
    <w:p w14:paraId="74B94ED0" w14:textId="77777777" w:rsidR="00C44A60" w:rsidRPr="00C44A60" w:rsidRDefault="00C44A60" w:rsidP="00C44A60">
      <w:pPr>
        <w:pStyle w:val="Bibliography"/>
        <w:rPr>
          <w:szCs w:val="24"/>
        </w:rPr>
      </w:pPr>
      <w:r w:rsidRPr="00C44A60">
        <w:rPr>
          <w:szCs w:val="24"/>
        </w:rPr>
        <w:t xml:space="preserve">Rodríguez </w:t>
      </w:r>
      <w:proofErr w:type="spellStart"/>
      <w:r w:rsidRPr="00C44A60">
        <w:rPr>
          <w:szCs w:val="24"/>
        </w:rPr>
        <w:t>Jara</w:t>
      </w:r>
      <w:proofErr w:type="spellEnd"/>
      <w:r w:rsidRPr="00C44A60">
        <w:rPr>
          <w:szCs w:val="24"/>
        </w:rPr>
        <w:t xml:space="preserve">, Enrique Á. et al. 2016. “A New Analytical Approach for Simplified Thermal Modelling of Buildings: Self-Adjusting RC-Network Model.” </w:t>
      </w:r>
      <w:r w:rsidRPr="00C44A60">
        <w:rPr>
          <w:i/>
          <w:iCs/>
          <w:szCs w:val="24"/>
        </w:rPr>
        <w:t>Energy and Buildings</w:t>
      </w:r>
      <w:r w:rsidRPr="00C44A60">
        <w:rPr>
          <w:szCs w:val="24"/>
        </w:rPr>
        <w:t xml:space="preserve"> 130: 85–97.</w:t>
      </w:r>
    </w:p>
    <w:p w14:paraId="041167FE" w14:textId="77777777" w:rsidR="00C44A60" w:rsidRPr="00C44A60" w:rsidRDefault="00C44A60" w:rsidP="00C44A60">
      <w:pPr>
        <w:pStyle w:val="Bibliography"/>
        <w:rPr>
          <w:szCs w:val="24"/>
        </w:rPr>
      </w:pPr>
      <w:proofErr w:type="spellStart"/>
      <w:r w:rsidRPr="00C44A60">
        <w:rPr>
          <w:szCs w:val="24"/>
        </w:rPr>
        <w:t>Sourbron</w:t>
      </w:r>
      <w:proofErr w:type="spellEnd"/>
      <w:r w:rsidRPr="00C44A60">
        <w:rPr>
          <w:szCs w:val="24"/>
        </w:rPr>
        <w:t xml:space="preserve">, M. et al. 2009. “Efficiently Produced Heat and Cold Is Squandered by Inappropriate Control Strategies: A Case Study.” </w:t>
      </w:r>
      <w:r w:rsidRPr="00C44A60">
        <w:rPr>
          <w:i/>
          <w:iCs/>
          <w:szCs w:val="24"/>
        </w:rPr>
        <w:t>Energy and Buildings</w:t>
      </w:r>
      <w:r w:rsidRPr="00C44A60">
        <w:rPr>
          <w:szCs w:val="24"/>
        </w:rPr>
        <w:t xml:space="preserve"> 41(10): 1091–98.</w:t>
      </w:r>
    </w:p>
    <w:p w14:paraId="2ACF3A71" w14:textId="77777777" w:rsidR="00C44A60" w:rsidRPr="00C44A60" w:rsidRDefault="00C44A60" w:rsidP="00C44A60">
      <w:pPr>
        <w:pStyle w:val="Bibliography"/>
        <w:rPr>
          <w:szCs w:val="24"/>
        </w:rPr>
      </w:pPr>
      <w:r w:rsidRPr="00C44A60">
        <w:rPr>
          <w:szCs w:val="24"/>
        </w:rPr>
        <w:t xml:space="preserve">Sung, </w:t>
      </w:r>
      <w:proofErr w:type="spellStart"/>
      <w:r w:rsidRPr="00C44A60">
        <w:rPr>
          <w:szCs w:val="24"/>
        </w:rPr>
        <w:t>Hsi</w:t>
      </w:r>
      <w:proofErr w:type="spellEnd"/>
      <w:r w:rsidRPr="00C44A60">
        <w:rPr>
          <w:szCs w:val="24"/>
        </w:rPr>
        <w:t xml:space="preserve"> </w:t>
      </w:r>
      <w:proofErr w:type="spellStart"/>
      <w:r w:rsidRPr="00C44A60">
        <w:rPr>
          <w:szCs w:val="24"/>
        </w:rPr>
        <w:t>Guang</w:t>
      </w:r>
      <w:proofErr w:type="spellEnd"/>
      <w:r w:rsidRPr="00C44A60">
        <w:rPr>
          <w:szCs w:val="24"/>
        </w:rPr>
        <w:t>. 2004. “Gaussian Mixture Regression and Classification.” Ph.D. Rice University. https://www.proquest.com/docview/305155652/abstract/8C63788CCF824897PQ/1 (April 12, 2022).</w:t>
      </w:r>
    </w:p>
    <w:p w14:paraId="6B01B93F" w14:textId="77777777" w:rsidR="00C44A60" w:rsidRPr="00C44A60" w:rsidRDefault="00C44A60" w:rsidP="00C44A60">
      <w:pPr>
        <w:pStyle w:val="Bibliography"/>
        <w:rPr>
          <w:szCs w:val="24"/>
        </w:rPr>
      </w:pPr>
      <w:r w:rsidRPr="00C44A60">
        <w:rPr>
          <w:szCs w:val="24"/>
        </w:rPr>
        <w:t xml:space="preserve">Wang, </w:t>
      </w:r>
      <w:proofErr w:type="spellStart"/>
      <w:r w:rsidRPr="00C44A60">
        <w:rPr>
          <w:szCs w:val="24"/>
        </w:rPr>
        <w:t>Liping</w:t>
      </w:r>
      <w:proofErr w:type="spellEnd"/>
      <w:r w:rsidRPr="00C44A60">
        <w:rPr>
          <w:szCs w:val="24"/>
        </w:rPr>
        <w:t xml:space="preserve">, Robert </w:t>
      </w:r>
      <w:proofErr w:type="spellStart"/>
      <w:r w:rsidRPr="00C44A60">
        <w:rPr>
          <w:szCs w:val="24"/>
        </w:rPr>
        <w:t>Kubichek</w:t>
      </w:r>
      <w:proofErr w:type="spellEnd"/>
      <w:r w:rsidRPr="00C44A60">
        <w:rPr>
          <w:szCs w:val="24"/>
        </w:rPr>
        <w:t xml:space="preserve">, and </w:t>
      </w:r>
      <w:proofErr w:type="spellStart"/>
      <w:r w:rsidRPr="00C44A60">
        <w:rPr>
          <w:szCs w:val="24"/>
        </w:rPr>
        <w:t>Xiaohui</w:t>
      </w:r>
      <w:proofErr w:type="spellEnd"/>
      <w:r w:rsidRPr="00C44A60">
        <w:rPr>
          <w:szCs w:val="24"/>
        </w:rPr>
        <w:t xml:space="preserve"> Zhou. 2018. “Adaptive Learning Based Data-Driven Models for Predicting Hourly Building Energy Use.” </w:t>
      </w:r>
      <w:r w:rsidRPr="00C44A60">
        <w:rPr>
          <w:i/>
          <w:iCs/>
          <w:szCs w:val="24"/>
        </w:rPr>
        <w:t>Energy and Buildings</w:t>
      </w:r>
      <w:r w:rsidRPr="00C44A60">
        <w:rPr>
          <w:szCs w:val="24"/>
        </w:rPr>
        <w:t xml:space="preserve"> 159: 454–61.</w:t>
      </w:r>
    </w:p>
    <w:p w14:paraId="3C2C8891" w14:textId="77777777" w:rsidR="00C44A60" w:rsidRPr="00C44A60" w:rsidRDefault="00C44A60" w:rsidP="00C44A60">
      <w:pPr>
        <w:pStyle w:val="Bibliography"/>
        <w:rPr>
          <w:szCs w:val="24"/>
        </w:rPr>
      </w:pPr>
      <w:r w:rsidRPr="00C44A60">
        <w:rPr>
          <w:szCs w:val="24"/>
        </w:rPr>
        <w:t xml:space="preserve">Zhang, Rui, </w:t>
      </w:r>
      <w:proofErr w:type="spellStart"/>
      <w:r w:rsidRPr="00C44A60">
        <w:rPr>
          <w:szCs w:val="24"/>
        </w:rPr>
        <w:t>Khee</w:t>
      </w:r>
      <w:proofErr w:type="spellEnd"/>
      <w:r w:rsidRPr="00C44A60">
        <w:rPr>
          <w:szCs w:val="24"/>
        </w:rPr>
        <w:t xml:space="preserve"> </w:t>
      </w:r>
      <w:proofErr w:type="spellStart"/>
      <w:r w:rsidRPr="00C44A60">
        <w:rPr>
          <w:szCs w:val="24"/>
        </w:rPr>
        <w:t>Poh</w:t>
      </w:r>
      <w:proofErr w:type="spellEnd"/>
      <w:r w:rsidRPr="00C44A60">
        <w:rPr>
          <w:szCs w:val="24"/>
        </w:rPr>
        <w:t xml:space="preserve"> Lam, Shi-</w:t>
      </w:r>
      <w:proofErr w:type="spellStart"/>
      <w:r w:rsidRPr="00C44A60">
        <w:rPr>
          <w:szCs w:val="24"/>
        </w:rPr>
        <w:t>chune</w:t>
      </w:r>
      <w:proofErr w:type="spellEnd"/>
      <w:r w:rsidRPr="00C44A60">
        <w:rPr>
          <w:szCs w:val="24"/>
        </w:rPr>
        <w:t xml:space="preserve"> Yao, and </w:t>
      </w:r>
      <w:proofErr w:type="spellStart"/>
      <w:r w:rsidRPr="00C44A60">
        <w:rPr>
          <w:szCs w:val="24"/>
        </w:rPr>
        <w:t>Yongjie</w:t>
      </w:r>
      <w:proofErr w:type="spellEnd"/>
      <w:r w:rsidRPr="00C44A60">
        <w:rPr>
          <w:szCs w:val="24"/>
        </w:rPr>
        <w:t xml:space="preserve"> Zhang. 2013. “Coupled </w:t>
      </w:r>
      <w:proofErr w:type="spellStart"/>
      <w:r w:rsidRPr="00C44A60">
        <w:rPr>
          <w:szCs w:val="24"/>
        </w:rPr>
        <w:t>EnergyPlus</w:t>
      </w:r>
      <w:proofErr w:type="spellEnd"/>
      <w:r w:rsidRPr="00C44A60">
        <w:rPr>
          <w:szCs w:val="24"/>
        </w:rPr>
        <w:t xml:space="preserve"> and Computational Fluid Dynamics Simulation for Natural Ventilation.” </w:t>
      </w:r>
      <w:r w:rsidRPr="00C44A60">
        <w:rPr>
          <w:i/>
          <w:iCs/>
          <w:szCs w:val="24"/>
        </w:rPr>
        <w:t>Building and Environment</w:t>
      </w:r>
      <w:r w:rsidRPr="00C44A60">
        <w:rPr>
          <w:szCs w:val="24"/>
        </w:rPr>
        <w:t xml:space="preserve"> 68: 100–113.</w:t>
      </w:r>
    </w:p>
    <w:p w14:paraId="4F445FE8" w14:textId="314ED6E2" w:rsidR="005701A1" w:rsidDel="00874241" w:rsidRDefault="005701A1" w:rsidP="0043009B">
      <w:pPr>
        <w:rPr>
          <w:del w:id="1860" w:author="Lichen Wu" w:date="2022-04-17T17:14:00Z"/>
          <w:bdr w:val="none" w:sz="0" w:space="0" w:color="auto" w:frame="1"/>
        </w:rPr>
      </w:pPr>
      <w:r>
        <w:rPr>
          <w:bdr w:val="none" w:sz="0" w:space="0" w:color="auto" w:frame="1"/>
        </w:rPr>
        <w:fldChar w:fldCharType="end"/>
      </w:r>
    </w:p>
    <w:p w14:paraId="1B97AAD7" w14:textId="77777777" w:rsidR="001E3D5B" w:rsidRPr="005F7DE3" w:rsidRDefault="001E3D5B">
      <w:pPr>
        <w:rPr>
          <w:lang w:eastAsia="zh-CN"/>
        </w:rPr>
      </w:pPr>
    </w:p>
    <w:sectPr w:rsidR="001E3D5B" w:rsidRPr="005F7DE3" w:rsidSect="0054522F">
      <w:headerReference w:type="even" r:id="rId26"/>
      <w:headerReference w:type="default" r:id="rId27"/>
      <w:footerReference w:type="default" r:id="rId28"/>
      <w:pgSz w:w="12240" w:h="15840" w:code="1"/>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Braun, James E" w:date="2022-04-13T17:56:00Z" w:initials="BJE">
    <w:p w14:paraId="7100F1F6" w14:textId="4A0AD05F" w:rsidR="00CC57F2" w:rsidRDefault="00CC57F2">
      <w:pPr>
        <w:pStyle w:val="CommentText"/>
      </w:pPr>
      <w:r>
        <w:rPr>
          <w:rStyle w:val="CommentReference"/>
        </w:rPr>
        <w:annotationRef/>
      </w:r>
      <w:r>
        <w:t>You need to add the actual paper number in the header.</w:t>
      </w:r>
    </w:p>
  </w:comment>
  <w:comment w:id="274" w:author="Lichen Wu" w:date="2022-04-19T10:12:00Z" w:initials="LW">
    <w:p w14:paraId="3202BCBF" w14:textId="73D0678D" w:rsidR="00DA3AE0" w:rsidRDefault="00DA3AE0">
      <w:pPr>
        <w:pStyle w:val="CommentText"/>
      </w:pPr>
      <w:r>
        <w:rPr>
          <w:rStyle w:val="CommentReference"/>
        </w:rPr>
        <w:annotationRef/>
      </w:r>
      <w:r>
        <w:t xml:space="preserve">Sorry I have deleted some your comments, thought they can be easily reverted. However, deleted comments might not be recovered. Added comments to </w:t>
      </w:r>
      <w:r w:rsidR="00C7259E">
        <w:t xml:space="preserve">make further description for </w:t>
      </w:r>
      <w:r w:rsidR="00C7259E" w:rsidRPr="00C7259E">
        <w:rPr>
          <w:i/>
          <w:iCs/>
        </w:rPr>
        <w:t>heat flux coefficients</w:t>
      </w:r>
      <w:r w:rsidR="00C7259E">
        <w:rPr>
          <w:i/>
          <w:iCs/>
        </w:rPr>
        <w:t>.</w:t>
      </w:r>
    </w:p>
  </w:comment>
  <w:comment w:id="304" w:author="Braun, James E" w:date="2022-04-14T11:24:00Z" w:initials="BJE">
    <w:p w14:paraId="4A2CE4A0" w14:textId="2A0C8F3E" w:rsidR="008A2159" w:rsidRDefault="008A2159">
      <w:pPr>
        <w:pStyle w:val="CommentText"/>
      </w:pPr>
      <w:r>
        <w:rPr>
          <w:rStyle w:val="CommentReference"/>
        </w:rPr>
        <w:annotationRef/>
      </w:r>
      <w:r>
        <w:t>I don't know what this means</w:t>
      </w:r>
      <w:r w:rsidR="00C7259E">
        <w:t xml:space="preserve">. </w:t>
      </w:r>
    </w:p>
  </w:comment>
  <w:comment w:id="305" w:author="Lichen Wu" w:date="2022-04-19T10:15:00Z" w:initials="LW">
    <w:p w14:paraId="3EE01963" w14:textId="3C0B0146" w:rsidR="00C7259E" w:rsidRDefault="00C7259E">
      <w:pPr>
        <w:pStyle w:val="CommentText"/>
      </w:pPr>
      <w:r>
        <w:rPr>
          <w:rStyle w:val="CommentReference"/>
        </w:rPr>
        <w:annotationRef/>
      </w:r>
      <w:r>
        <w:t>Deleted.</w:t>
      </w:r>
    </w:p>
  </w:comment>
  <w:comment w:id="645" w:author="Braun, James E" w:date="2022-04-16T13:29:00Z" w:initials="BJE">
    <w:p w14:paraId="1C35EFB4" w14:textId="47AAB4C7" w:rsidR="00EA3AA6" w:rsidRDefault="00EA3AA6">
      <w:pPr>
        <w:pStyle w:val="CommentText"/>
      </w:pPr>
      <w:r>
        <w:rPr>
          <w:rStyle w:val="CommentReference"/>
        </w:rPr>
        <w:annotationRef/>
      </w:r>
      <w:r>
        <w:t>I don't know what this means and why it is important</w:t>
      </w:r>
    </w:p>
  </w:comment>
  <w:comment w:id="646" w:author="Lichen Wu" w:date="2022-04-19T10:08:00Z" w:initials="LW">
    <w:p w14:paraId="2ABBABE7" w14:textId="0C376A3E" w:rsidR="003514BF" w:rsidRPr="00C7259E" w:rsidRDefault="003514BF">
      <w:pPr>
        <w:pStyle w:val="CommentText"/>
        <w:rPr>
          <w:rFonts w:eastAsiaTheme="minorEastAsia" w:hint="eastAsia"/>
          <w:lang w:eastAsia="zh-CN"/>
        </w:rPr>
      </w:pPr>
      <w:r>
        <w:rPr>
          <w:rStyle w:val="CommentReference"/>
        </w:rPr>
        <w:annotationRef/>
      </w:r>
      <w:r>
        <w:t xml:space="preserve">I have </w:t>
      </w:r>
      <w:r w:rsidR="00DA3AE0">
        <w:t>made some slight changes to the</w:t>
      </w:r>
      <w:r>
        <w:t xml:space="preserve"> Hybrid Approach schema with updated descriptions.</w:t>
      </w:r>
      <w:r w:rsidR="00C7259E">
        <w:t xml:space="preserve"> Especially, the warming-up period has been foreshadowed.</w:t>
      </w:r>
    </w:p>
  </w:comment>
  <w:comment w:id="854" w:author="Braun, James E" w:date="2022-04-16T12:07:00Z" w:initials="BJE">
    <w:p w14:paraId="08600A08" w14:textId="0B11936E" w:rsidR="004219CF" w:rsidRDefault="004219CF">
      <w:pPr>
        <w:pStyle w:val="CommentText"/>
      </w:pPr>
      <w:r>
        <w:rPr>
          <w:rStyle w:val="CommentReference"/>
        </w:rPr>
        <w:annotationRef/>
      </w:r>
      <w:r>
        <w:t>You made a point of discussing the tradeoffs b</w:t>
      </w:r>
      <w:r w:rsidR="00511A83">
        <w:rPr>
          <w:noProof/>
        </w:rPr>
        <w:t xml:space="preserve">etween </w:t>
      </w:r>
      <w:r>
        <w:rPr>
          <w:noProof/>
        </w:rPr>
        <w:t xml:space="preserve">model accuracy and complexity and yet you didn't really consider that </w:t>
      </w:r>
      <w:r w:rsidR="00FA3D46">
        <w:rPr>
          <w:noProof/>
        </w:rPr>
        <w:t>in choosing the most accurate and complex model. So why did you highlight this tradeoff since it was not really a focus of your case study?</w:t>
      </w:r>
    </w:p>
  </w:comment>
  <w:comment w:id="855" w:author="Lichen Wu" w:date="2022-04-19T10:10:00Z" w:initials="LW">
    <w:p w14:paraId="6E7B7DD8" w14:textId="234BE7A7" w:rsidR="00DA3AE0" w:rsidRDefault="00DA3AE0">
      <w:pPr>
        <w:pStyle w:val="CommentText"/>
      </w:pPr>
      <w:r>
        <w:rPr>
          <w:rStyle w:val="CommentReference"/>
        </w:rPr>
        <w:annotationRef/>
      </w:r>
      <w:r>
        <w:t>The updated version chose the most complex and accurate model.</w:t>
      </w:r>
    </w:p>
  </w:comment>
  <w:comment w:id="1008" w:author="Braun, James E" w:date="2022-04-16T12:25:00Z" w:initials="BJE">
    <w:p w14:paraId="7C669903" w14:textId="0592AA46" w:rsidR="00D921A7" w:rsidRDefault="00D921A7">
      <w:pPr>
        <w:pStyle w:val="CommentText"/>
      </w:pPr>
      <w:r>
        <w:rPr>
          <w:rStyle w:val="CommentReference"/>
        </w:rPr>
        <w:annotationRef/>
      </w:r>
      <w:r>
        <w:t>I assume that these are initial guess values for of the R's and C's for Model 2 and not the values determined through regression. First of all, you haven't labeled the resistances on the network diagrams so it is difficult to know what they represent. Second of all, you have also included values for alpha in the table. Are these also initial values that are updated during the training process. In fact, you haven't listed all of the parameters that you are learning. Third of all, I wonder why you are presenting initial values</w:t>
      </w:r>
      <w:r w:rsidR="009D19C9">
        <w:t xml:space="preserve"> here, especially since you have already presented model performance results. I initially thought you were presenting the final converged values so that something else might be able to reproduce the model outputs.</w:t>
      </w:r>
    </w:p>
  </w:comment>
  <w:comment w:id="1009" w:author="Lichen Wu" w:date="2022-04-19T10:18:00Z" w:initials="LW">
    <w:p w14:paraId="02905296" w14:textId="1109D731" w:rsidR="00C7259E" w:rsidRDefault="00C7259E">
      <w:pPr>
        <w:pStyle w:val="CommentText"/>
      </w:pPr>
      <w:r>
        <w:t xml:space="preserve">Those three </w:t>
      </w:r>
      <w:r>
        <w:rPr>
          <w:rStyle w:val="CommentReference"/>
        </w:rPr>
        <w:annotationRef/>
      </w:r>
      <w:r>
        <w:t>comments were resolved.</w:t>
      </w:r>
    </w:p>
  </w:comment>
  <w:comment w:id="1212" w:author="Lichen Wu" w:date="2022-04-19T10:22:00Z" w:initials="LW">
    <w:p w14:paraId="0F096F6A" w14:textId="3609E749" w:rsidR="000B73D2" w:rsidRDefault="000B73D2">
      <w:pPr>
        <w:pStyle w:val="CommentText"/>
      </w:pPr>
      <w:r>
        <w:rPr>
          <w:rStyle w:val="CommentReference"/>
        </w:rPr>
        <w:annotationRef/>
      </w:r>
      <w:r>
        <w:t>Initially, these are 5-min statistical performance. I have changed them to Hourly statistical performance.</w:t>
      </w:r>
    </w:p>
  </w:comment>
  <w:comment w:id="1361" w:author="Braun, James E" w:date="2022-04-16T13:30:00Z" w:initials="BJE">
    <w:p w14:paraId="5C54A638" w14:textId="7B0DBDD7" w:rsidR="00EA3AA6" w:rsidRDefault="00EA3AA6">
      <w:pPr>
        <w:pStyle w:val="CommentText"/>
      </w:pPr>
      <w:r>
        <w:rPr>
          <w:rStyle w:val="CommentReference"/>
        </w:rPr>
        <w:annotationRef/>
      </w:r>
      <w:r>
        <w:t>You did not mention "warming up steps" in section 2.3 and I have no idea what this means.</w:t>
      </w:r>
    </w:p>
  </w:comment>
  <w:comment w:id="1362" w:author="Lichen Wu" w:date="2022-04-19T10:19:00Z" w:initials="LW">
    <w:p w14:paraId="074DF154" w14:textId="16715434" w:rsidR="000B73D2" w:rsidRDefault="000B73D2">
      <w:pPr>
        <w:pStyle w:val="CommentText"/>
      </w:pPr>
      <w:r>
        <w:rPr>
          <w:rStyle w:val="CommentReference"/>
        </w:rPr>
        <w:annotationRef/>
      </w:r>
      <w:r>
        <w:t>Resolved.</w:t>
      </w:r>
    </w:p>
  </w:comment>
  <w:comment w:id="1364" w:author="Braun, James E" w:date="2022-04-16T13:31:00Z" w:initials="BJE">
    <w:p w14:paraId="1D5F9024" w14:textId="461A5290" w:rsidR="00EA3AA6" w:rsidRDefault="00EA3AA6">
      <w:pPr>
        <w:pStyle w:val="CommentText"/>
      </w:pPr>
      <w:r>
        <w:rPr>
          <w:rStyle w:val="CommentReference"/>
        </w:rPr>
        <w:annotationRef/>
      </w:r>
      <w:r>
        <w:t>These weren't mentioned in section 2.3.</w:t>
      </w:r>
    </w:p>
  </w:comment>
  <w:comment w:id="1365" w:author="Lichen Wu" w:date="2022-04-19T10:19:00Z" w:initials="LW">
    <w:p w14:paraId="14B7FB1A" w14:textId="66A3DEA8" w:rsidR="000B73D2" w:rsidRDefault="000B73D2">
      <w:pPr>
        <w:pStyle w:val="CommentText"/>
      </w:pPr>
      <w:r>
        <w:rPr>
          <w:rStyle w:val="CommentReference"/>
        </w:rPr>
        <w:annotationRef/>
      </w:r>
      <w:r>
        <w:t>Deleted.</w:t>
      </w:r>
    </w:p>
  </w:comment>
  <w:comment w:id="1399" w:author="Braun, James E" w:date="2022-04-16T14:03:00Z" w:initials="BJE">
    <w:p w14:paraId="1B6BEA54" w14:textId="74C32720" w:rsidR="00B823FA" w:rsidRDefault="00B823FA">
      <w:pPr>
        <w:pStyle w:val="CommentText"/>
      </w:pPr>
      <w:r>
        <w:rPr>
          <w:rStyle w:val="CommentReference"/>
        </w:rPr>
        <w:annotationRef/>
      </w:r>
      <w:r>
        <w:t>What is the basis for saying that these are optimum?</w:t>
      </w:r>
    </w:p>
  </w:comment>
  <w:comment w:id="1400" w:author="Lichen Wu" w:date="2022-04-19T10:19:00Z" w:initials="LW">
    <w:p w14:paraId="37A1B03E" w14:textId="5B86C2B6" w:rsidR="000B73D2" w:rsidRDefault="000B73D2">
      <w:pPr>
        <w:pStyle w:val="CommentText"/>
      </w:pPr>
      <w:r>
        <w:rPr>
          <w:rStyle w:val="CommentReference"/>
        </w:rPr>
        <w:annotationRef/>
      </w:r>
      <w:r>
        <w:t>Deleted.</w:t>
      </w:r>
    </w:p>
  </w:comment>
  <w:comment w:id="1503" w:author="Braun, James E" w:date="2022-04-16T13:33:00Z" w:initials="BJE">
    <w:p w14:paraId="66992D5B" w14:textId="0C1950D6" w:rsidR="00EA3AA6" w:rsidRDefault="00EA3AA6">
      <w:pPr>
        <w:pStyle w:val="CommentText"/>
      </w:pPr>
      <w:r>
        <w:rPr>
          <w:rStyle w:val="CommentReference"/>
        </w:rPr>
        <w:annotationRef/>
      </w:r>
      <w:r>
        <w:t>The labels on these plots are too small.</w:t>
      </w:r>
    </w:p>
  </w:comment>
  <w:comment w:id="1504" w:author="Lichen Wu" w:date="2022-04-19T10:20:00Z" w:initials="LW">
    <w:p w14:paraId="5BE8A1AC" w14:textId="4E030A57" w:rsidR="000B73D2" w:rsidRDefault="000B73D2">
      <w:pPr>
        <w:pStyle w:val="CommentText"/>
      </w:pPr>
      <w:r>
        <w:rPr>
          <w:rStyle w:val="CommentReference"/>
        </w:rPr>
        <w:annotationRef/>
      </w:r>
      <w:r>
        <w:t>Deleted</w:t>
      </w:r>
    </w:p>
  </w:comment>
  <w:comment w:id="1545" w:author="Braun, James E" w:date="2022-04-16T14:19:00Z" w:initials="BJE">
    <w:p w14:paraId="3799D703" w14:textId="4BAEADB0" w:rsidR="004F7F58" w:rsidRDefault="004F7F58">
      <w:pPr>
        <w:pStyle w:val="CommentText"/>
      </w:pPr>
      <w:r>
        <w:rPr>
          <w:rStyle w:val="CommentReference"/>
        </w:rPr>
        <w:annotationRef/>
      </w:r>
      <w:r>
        <w:t>The results for the RC and GGMR models do not match the results presented in Tables 2 and 4. Why is that?</w:t>
      </w:r>
    </w:p>
  </w:comment>
  <w:comment w:id="1546" w:author="Lichen Wu" w:date="2022-04-19T10:20:00Z" w:initials="LW">
    <w:p w14:paraId="65B095B4" w14:textId="705D77BA" w:rsidR="000B73D2" w:rsidRDefault="000B73D2">
      <w:pPr>
        <w:pStyle w:val="CommentText"/>
      </w:pPr>
      <w:r>
        <w:rPr>
          <w:rStyle w:val="CommentReference"/>
        </w:rPr>
        <w:annotationRef/>
      </w:r>
      <w:r>
        <w:t>Initially table 2 was “5-min” statistical performance. Now, I have changed it to “hourly” performance, which is consistent between Table 2 and 4.</w:t>
      </w:r>
    </w:p>
  </w:comment>
  <w:comment w:id="1565" w:author="Braun, James E" w:date="2022-04-14T11:37:00Z" w:initials="BJE">
    <w:p w14:paraId="53A58641" w14:textId="0639E4B6" w:rsidR="00723460" w:rsidRDefault="00723460">
      <w:pPr>
        <w:pStyle w:val="CommentText"/>
      </w:pPr>
      <w:r>
        <w:rPr>
          <w:rStyle w:val="CommentReference"/>
        </w:rPr>
        <w:annotationRef/>
      </w:r>
      <w:r>
        <w:t>Which of the RC models did you use for these results? These are not the same results for Model 2 that were presented in Table 2. Why would that be and why did you not state which model was employed here?</w:t>
      </w:r>
    </w:p>
  </w:comment>
  <w:comment w:id="1568" w:author="Lichen Wu" w:date="2022-04-19T10:25:00Z" w:initials="LW">
    <w:p w14:paraId="2A8380B8" w14:textId="3FAF7339" w:rsidR="00C44A60" w:rsidRDefault="00C44A60">
      <w:pPr>
        <w:pStyle w:val="CommentText"/>
      </w:pPr>
      <w:r>
        <w:rPr>
          <w:rStyle w:val="CommentReference"/>
        </w:rPr>
        <w:annotationRef/>
      </w:r>
      <w:r>
        <w:t>I have chosen the most complex and accurate model, which was model 3.</w:t>
      </w:r>
    </w:p>
  </w:comment>
  <w:comment w:id="1566" w:author="LipingWang" w:date="2022-04-18T14:53:00Z" w:initials="LW">
    <w:p w14:paraId="3B259E2E" w14:textId="1F78F550" w:rsidR="00723460" w:rsidRDefault="00723460">
      <w:pPr>
        <w:pStyle w:val="CommentText"/>
      </w:pPr>
      <w:r>
        <w:rPr>
          <w:rStyle w:val="CommentReference"/>
        </w:rPr>
        <w:annotationRef/>
      </w:r>
      <w:r>
        <w:rPr>
          <w:rStyle w:val="CommentReference"/>
        </w:rPr>
        <w:t xml:space="preserve">Please be specific about the RC model you selected here. Please double check MAPE% </w:t>
      </w:r>
    </w:p>
  </w:comment>
  <w:comment w:id="1567" w:author="Lichen Wu" w:date="2022-04-18T15:16:00Z" w:initials="LW">
    <w:p w14:paraId="778B0CB0" w14:textId="4B60EB9B" w:rsidR="00723460" w:rsidRDefault="00723460">
      <w:pPr>
        <w:pStyle w:val="CommentText"/>
      </w:pPr>
      <w:r>
        <w:rPr>
          <w:rStyle w:val="CommentReference"/>
        </w:rPr>
        <w:annotationRef/>
      </w:r>
      <w:r>
        <w:t>I have double checked MAPE, 108.53 here is correct. I’m considering delete MAPE comparison.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00F1F6" w15:done="0"/>
  <w15:commentEx w15:paraId="3202BCBF" w15:done="0"/>
  <w15:commentEx w15:paraId="4A2CE4A0" w15:done="0"/>
  <w15:commentEx w15:paraId="3EE01963" w15:paraIdParent="4A2CE4A0" w15:done="0"/>
  <w15:commentEx w15:paraId="1C35EFB4" w15:done="0"/>
  <w15:commentEx w15:paraId="2ABBABE7" w15:paraIdParent="1C35EFB4" w15:done="0"/>
  <w15:commentEx w15:paraId="08600A08" w15:done="0"/>
  <w15:commentEx w15:paraId="6E7B7DD8" w15:paraIdParent="08600A08" w15:done="0"/>
  <w15:commentEx w15:paraId="7C669903" w15:done="0"/>
  <w15:commentEx w15:paraId="02905296" w15:paraIdParent="7C669903" w15:done="0"/>
  <w15:commentEx w15:paraId="0F096F6A" w15:done="0"/>
  <w15:commentEx w15:paraId="5C54A638" w15:done="0"/>
  <w15:commentEx w15:paraId="074DF154" w15:paraIdParent="5C54A638" w15:done="0"/>
  <w15:commentEx w15:paraId="1D5F9024" w15:done="0"/>
  <w15:commentEx w15:paraId="14B7FB1A" w15:paraIdParent="1D5F9024" w15:done="0"/>
  <w15:commentEx w15:paraId="1B6BEA54" w15:done="0"/>
  <w15:commentEx w15:paraId="37A1B03E" w15:paraIdParent="1B6BEA54" w15:done="0"/>
  <w15:commentEx w15:paraId="66992D5B" w15:done="0"/>
  <w15:commentEx w15:paraId="5BE8A1AC" w15:paraIdParent="66992D5B" w15:done="0"/>
  <w15:commentEx w15:paraId="3799D703" w15:done="0"/>
  <w15:commentEx w15:paraId="65B095B4" w15:paraIdParent="3799D703" w15:done="0"/>
  <w15:commentEx w15:paraId="53A58641" w15:done="0"/>
  <w15:commentEx w15:paraId="2A8380B8" w15:paraIdParent="53A58641" w15:done="0"/>
  <w15:commentEx w15:paraId="3B259E2E" w15:done="0"/>
  <w15:commentEx w15:paraId="778B0CB0" w15:paraIdParent="3B259E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1A966" w16cex:dateUtc="2022-04-13T23:56:00Z"/>
  <w16cex:commentExtensible w16cex:durableId="260909A2" w16cex:dateUtc="2022-04-19T16:12:00Z"/>
  <w16cex:commentExtensible w16cex:durableId="26029F00" w16cex:dateUtc="2022-04-14T17:24:00Z"/>
  <w16cex:commentExtensible w16cex:durableId="26090A37" w16cex:dateUtc="2022-04-19T16:15:00Z"/>
  <w16cex:commentExtensible w16cex:durableId="26055F72" w16cex:dateUtc="2022-04-16T19:29:00Z"/>
  <w16cex:commentExtensible w16cex:durableId="26090885" w16cex:dateUtc="2022-04-19T16:08:00Z"/>
  <w16cex:commentExtensible w16cex:durableId="26054C16" w16cex:dateUtc="2022-04-16T18:07:00Z"/>
  <w16cex:commentExtensible w16cex:durableId="26090924" w16cex:dateUtc="2022-04-19T16:10:00Z"/>
  <w16cex:commentExtensible w16cex:durableId="26055047" w16cex:dateUtc="2022-04-16T18:25:00Z"/>
  <w16cex:commentExtensible w16cex:durableId="26090B08" w16cex:dateUtc="2022-04-19T16:18:00Z"/>
  <w16cex:commentExtensible w16cex:durableId="26090BDD" w16cex:dateUtc="2022-04-19T16:22:00Z"/>
  <w16cex:commentExtensible w16cex:durableId="26055FA5" w16cex:dateUtc="2022-04-16T19:30:00Z"/>
  <w16cex:commentExtensible w16cex:durableId="26090B37" w16cex:dateUtc="2022-04-19T16:19:00Z"/>
  <w16cex:commentExtensible w16cex:durableId="26055FC5" w16cex:dateUtc="2022-04-16T19:31:00Z"/>
  <w16cex:commentExtensible w16cex:durableId="26090B42" w16cex:dateUtc="2022-04-19T16:19:00Z"/>
  <w16cex:commentExtensible w16cex:durableId="2605675B" w16cex:dateUtc="2022-04-16T20:03:00Z"/>
  <w16cex:commentExtensible w16cex:durableId="26090B4D" w16cex:dateUtc="2022-04-19T16:19:00Z"/>
  <w16cex:commentExtensible w16cex:durableId="2605602C" w16cex:dateUtc="2022-04-16T19:33:00Z"/>
  <w16cex:commentExtensible w16cex:durableId="26090B5A" w16cex:dateUtc="2022-04-19T16:20:00Z"/>
  <w16cex:commentExtensible w16cex:durableId="26056B1F" w16cex:dateUtc="2022-04-16T20:19:00Z"/>
  <w16cex:commentExtensible w16cex:durableId="26090B67" w16cex:dateUtc="2022-04-19T16:20:00Z"/>
  <w16cex:commentExtensible w16cex:durableId="2602A213" w16cex:dateUtc="2022-04-14T17:37:00Z"/>
  <w16cex:commentExtensible w16cex:durableId="26090CB7" w16cex:dateUtc="2022-04-19T16:25:00Z"/>
  <w16cex:commentExtensible w16cex:durableId="2607FA02" w16cex:dateUtc="2022-04-18T20:53:00Z"/>
  <w16cex:commentExtensible w16cex:durableId="2607FF61" w16cex:dateUtc="2022-04-18T21: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00F1F6" w16cid:durableId="2601A966"/>
  <w16cid:commentId w16cid:paraId="3202BCBF" w16cid:durableId="260909A2"/>
  <w16cid:commentId w16cid:paraId="4A2CE4A0" w16cid:durableId="26029F00"/>
  <w16cid:commentId w16cid:paraId="3EE01963" w16cid:durableId="26090A37"/>
  <w16cid:commentId w16cid:paraId="1C35EFB4" w16cid:durableId="26055F72"/>
  <w16cid:commentId w16cid:paraId="2ABBABE7" w16cid:durableId="26090885"/>
  <w16cid:commentId w16cid:paraId="08600A08" w16cid:durableId="26054C16"/>
  <w16cid:commentId w16cid:paraId="6E7B7DD8" w16cid:durableId="26090924"/>
  <w16cid:commentId w16cid:paraId="7C669903" w16cid:durableId="26055047"/>
  <w16cid:commentId w16cid:paraId="02905296" w16cid:durableId="26090B08"/>
  <w16cid:commentId w16cid:paraId="0F096F6A" w16cid:durableId="26090BDD"/>
  <w16cid:commentId w16cid:paraId="5C54A638" w16cid:durableId="26055FA5"/>
  <w16cid:commentId w16cid:paraId="074DF154" w16cid:durableId="26090B37"/>
  <w16cid:commentId w16cid:paraId="1D5F9024" w16cid:durableId="26055FC5"/>
  <w16cid:commentId w16cid:paraId="14B7FB1A" w16cid:durableId="26090B42"/>
  <w16cid:commentId w16cid:paraId="1B6BEA54" w16cid:durableId="2605675B"/>
  <w16cid:commentId w16cid:paraId="37A1B03E" w16cid:durableId="26090B4D"/>
  <w16cid:commentId w16cid:paraId="66992D5B" w16cid:durableId="2605602C"/>
  <w16cid:commentId w16cid:paraId="5BE8A1AC" w16cid:durableId="26090B5A"/>
  <w16cid:commentId w16cid:paraId="3799D703" w16cid:durableId="26056B1F"/>
  <w16cid:commentId w16cid:paraId="65B095B4" w16cid:durableId="26090B67"/>
  <w16cid:commentId w16cid:paraId="53A58641" w16cid:durableId="2602A213"/>
  <w16cid:commentId w16cid:paraId="2A8380B8" w16cid:durableId="26090CB7"/>
  <w16cid:commentId w16cid:paraId="3B259E2E" w16cid:durableId="2607FA02"/>
  <w16cid:commentId w16cid:paraId="778B0CB0" w16cid:durableId="2607FF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091B9" w14:textId="77777777" w:rsidR="008F54D4" w:rsidRDefault="008F54D4">
      <w:r>
        <w:separator/>
      </w:r>
    </w:p>
  </w:endnote>
  <w:endnote w:type="continuationSeparator" w:id="0">
    <w:p w14:paraId="41AF83BD" w14:textId="77777777" w:rsidR="008F54D4" w:rsidRDefault="008F54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A20C5" w14:textId="77777777" w:rsidR="007F01E9" w:rsidRPr="001C1A98" w:rsidRDefault="001C1A98" w:rsidP="007C0E14">
    <w:pPr>
      <w:pStyle w:val="Footer"/>
      <w:jc w:val="center"/>
      <w:rPr>
        <w:rFonts w:ascii="Arial" w:hAnsi="Arial" w:cs="Arial"/>
      </w:rPr>
    </w:pPr>
    <w:r w:rsidRPr="001C1A98">
      <w:rPr>
        <w:rFonts w:ascii="Arial" w:hAnsi="Arial" w:cs="Arial"/>
      </w:rPr>
      <w:t>7</w:t>
    </w:r>
    <w:r w:rsidR="00497C38" w:rsidRPr="001C1A98">
      <w:rPr>
        <w:rFonts w:ascii="Arial" w:hAnsi="Arial" w:cs="Arial"/>
        <w:vertAlign w:val="superscript"/>
      </w:rPr>
      <w:t>th</w:t>
    </w:r>
    <w:r w:rsidR="003A4983" w:rsidRPr="001C1A98">
      <w:rPr>
        <w:rFonts w:ascii="Arial" w:hAnsi="Arial" w:cs="Arial"/>
      </w:rPr>
      <w:t xml:space="preserve"> </w:t>
    </w:r>
    <w:r w:rsidR="007356C9" w:rsidRPr="001C1A98">
      <w:rPr>
        <w:rFonts w:ascii="Arial" w:hAnsi="Arial" w:cs="Arial"/>
      </w:rPr>
      <w:t xml:space="preserve">International </w:t>
    </w:r>
    <w:r w:rsidR="0008288F" w:rsidRPr="001C1A98">
      <w:rPr>
        <w:rFonts w:ascii="Arial" w:hAnsi="Arial" w:cs="Arial"/>
      </w:rPr>
      <w:t>High Performance Buildings</w:t>
    </w:r>
    <w:r w:rsidR="007356C9" w:rsidRPr="001C1A98">
      <w:rPr>
        <w:rFonts w:ascii="Arial" w:hAnsi="Arial" w:cs="Arial"/>
      </w:rPr>
      <w:t xml:space="preserve"> Confer</w:t>
    </w:r>
    <w:r w:rsidR="007F01E9" w:rsidRPr="001C1A98">
      <w:rPr>
        <w:rFonts w:ascii="Arial" w:hAnsi="Arial" w:cs="Arial"/>
      </w:rPr>
      <w:t xml:space="preserve">ence at Purdue, </w:t>
    </w:r>
    <w:r w:rsidR="00692C84" w:rsidRPr="001C1A98">
      <w:rPr>
        <w:rFonts w:ascii="Arial" w:hAnsi="Arial" w:cs="Arial"/>
      </w:rPr>
      <w:t xml:space="preserve">July </w:t>
    </w:r>
    <w:r w:rsidRPr="001C1A98">
      <w:rPr>
        <w:rFonts w:ascii="Arial" w:hAnsi="Arial" w:cs="Arial"/>
      </w:rPr>
      <w:t>10 – 14,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C6F04" w14:textId="77777777" w:rsidR="008F54D4" w:rsidRDefault="008F54D4">
      <w:r>
        <w:separator/>
      </w:r>
    </w:p>
  </w:footnote>
  <w:footnote w:type="continuationSeparator" w:id="0">
    <w:p w14:paraId="279C2537" w14:textId="77777777" w:rsidR="008F54D4" w:rsidRDefault="008F54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B4323" w14:textId="77777777" w:rsidR="007356C9" w:rsidRDefault="007356C9" w:rsidP="00BA02B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2B6C1C" w14:textId="77777777" w:rsidR="007356C9" w:rsidRDefault="007356C9" w:rsidP="00742799">
    <w:pPr>
      <w:pStyle w:val="Header"/>
      <w:ind w:right="360"/>
    </w:pPr>
  </w:p>
  <w:p w14:paraId="51DF3235" w14:textId="77777777" w:rsidR="007356C9" w:rsidRDefault="007356C9"/>
  <w:p w14:paraId="7A95F264" w14:textId="77777777" w:rsidR="007356C9" w:rsidRDefault="007356C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5D0CE" w14:textId="77777777" w:rsidR="007356C9" w:rsidRDefault="007356C9" w:rsidP="00742799">
    <w:pPr>
      <w:pStyle w:val="Header"/>
      <w:ind w:right="360"/>
      <w:jc w:val="right"/>
    </w:pPr>
  </w:p>
  <w:p w14:paraId="0EA83D84" w14:textId="597AB21B" w:rsidR="007356C9" w:rsidRPr="00742799" w:rsidRDefault="007356C9" w:rsidP="0069419B">
    <w:pPr>
      <w:pStyle w:val="Header"/>
      <w:jc w:val="right"/>
      <w:rPr>
        <w:rStyle w:val="PageNumber"/>
        <w:b/>
        <w:sz w:val="24"/>
        <w:szCs w:val="24"/>
      </w:rPr>
    </w:pPr>
    <w:r w:rsidRPr="003A2DB4">
      <w:rPr>
        <w:rStyle w:val="PageNumber"/>
        <w:b/>
        <w:i/>
        <w:sz w:val="24"/>
        <w:szCs w:val="24"/>
      </w:rPr>
      <w:t xml:space="preserve"> </w:t>
    </w:r>
    <w:r w:rsidR="0008288F">
      <w:rPr>
        <w:rStyle w:val="PageNumber"/>
        <w:b/>
        <w:i/>
        <w:sz w:val="24"/>
        <w:szCs w:val="24"/>
      </w:rPr>
      <w:t>3</w:t>
    </w:r>
    <w:ins w:id="1861" w:author="Lichen Wu" w:date="2022-04-17T20:29:00Z">
      <w:r w:rsidR="00F972B6">
        <w:rPr>
          <w:rStyle w:val="PageNumber"/>
          <w:b/>
          <w:i/>
          <w:sz w:val="24"/>
          <w:szCs w:val="24"/>
        </w:rPr>
        <w:t>470</w:t>
      </w:r>
    </w:ins>
    <w:del w:id="1862" w:author="Lichen Wu" w:date="2022-04-17T20:29:00Z">
      <w:r w:rsidDel="00F972B6">
        <w:rPr>
          <w:rStyle w:val="PageNumber"/>
          <w:b/>
          <w:i/>
          <w:sz w:val="24"/>
          <w:szCs w:val="24"/>
        </w:rPr>
        <w:delText>##</w:delText>
      </w:r>
      <w:r w:rsidRPr="003A2DB4" w:rsidDel="00F972B6">
        <w:rPr>
          <w:rStyle w:val="PageNumber"/>
          <w:b/>
          <w:i/>
          <w:sz w:val="24"/>
          <w:szCs w:val="24"/>
        </w:rPr>
        <w:delText>#</w:delText>
      </w:r>
    </w:del>
    <w:r>
      <w:rPr>
        <w:rStyle w:val="PageNumber"/>
        <w:b/>
        <w:sz w:val="24"/>
        <w:szCs w:val="24"/>
      </w:rPr>
      <w:t xml:space="preserve">, Page </w:t>
    </w:r>
    <w:r w:rsidRPr="00742799">
      <w:rPr>
        <w:rStyle w:val="PageNumber"/>
        <w:b/>
        <w:sz w:val="24"/>
        <w:szCs w:val="24"/>
      </w:rPr>
      <w:fldChar w:fldCharType="begin"/>
    </w:r>
    <w:r w:rsidRPr="00742799">
      <w:rPr>
        <w:rStyle w:val="PageNumber"/>
        <w:b/>
        <w:sz w:val="24"/>
        <w:szCs w:val="24"/>
      </w:rPr>
      <w:instrText xml:space="preserve">PAGE  </w:instrText>
    </w:r>
    <w:r w:rsidRPr="00742799">
      <w:rPr>
        <w:rStyle w:val="PageNumber"/>
        <w:b/>
        <w:sz w:val="24"/>
        <w:szCs w:val="24"/>
      </w:rPr>
      <w:fldChar w:fldCharType="separate"/>
    </w:r>
    <w:r w:rsidR="00F71CBA">
      <w:rPr>
        <w:rStyle w:val="PageNumber"/>
        <w:b/>
        <w:noProof/>
        <w:sz w:val="24"/>
        <w:szCs w:val="24"/>
      </w:rPr>
      <w:t>4</w:t>
    </w:r>
    <w:r w:rsidRPr="00742799">
      <w:rPr>
        <w:rStyle w:val="PageNumber"/>
        <w:b/>
        <w:sz w:val="24"/>
        <w:szCs w:val="24"/>
      </w:rPr>
      <w:fldChar w:fldCharType="end"/>
    </w:r>
  </w:p>
  <w:p w14:paraId="674C99C9" w14:textId="77777777" w:rsidR="007356C9" w:rsidRDefault="007356C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2735541F"/>
    <w:multiLevelType w:val="singleLevel"/>
    <w:tmpl w:val="F1387B40"/>
    <w:lvl w:ilvl="0">
      <w:start w:val="1"/>
      <w:numFmt w:val="decimal"/>
      <w:lvlText w:val="%1."/>
      <w:legacy w:legacy="1" w:legacySpace="0" w:legacyIndent="283"/>
      <w:lvlJc w:val="left"/>
      <w:pPr>
        <w:ind w:left="283" w:hanging="283"/>
      </w:pPr>
    </w:lvl>
  </w:abstractNum>
  <w:abstractNum w:abstractNumId="2" w15:restartNumberingAfterBreak="0">
    <w:nsid w:val="277F6AE5"/>
    <w:multiLevelType w:val="hybridMultilevel"/>
    <w:tmpl w:val="00865FC0"/>
    <w:lvl w:ilvl="0" w:tplc="0F267A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032786"/>
    <w:multiLevelType w:val="hybridMultilevel"/>
    <w:tmpl w:val="E78C9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1B2721"/>
    <w:multiLevelType w:val="singleLevel"/>
    <w:tmpl w:val="AFA4DC96"/>
    <w:lvl w:ilvl="0">
      <w:start w:val="1"/>
      <w:numFmt w:val="decimal"/>
      <w:lvlText w:val="%1."/>
      <w:legacy w:legacy="1" w:legacySpace="0" w:legacyIndent="360"/>
      <w:lvlJc w:val="left"/>
      <w:pPr>
        <w:ind w:left="360" w:hanging="360"/>
      </w:pPr>
    </w:lvl>
  </w:abstractNum>
  <w:num w:numId="1" w16cid:durableId="1662077635">
    <w:abstractNumId w:val="4"/>
  </w:num>
  <w:num w:numId="2" w16cid:durableId="408046143">
    <w:abstractNumId w:val="4"/>
    <w:lvlOverride w:ilvl="0">
      <w:lvl w:ilvl="0">
        <w:start w:val="1"/>
        <w:numFmt w:val="decimal"/>
        <w:lvlText w:val="%1."/>
        <w:legacy w:legacy="1" w:legacySpace="0" w:legacyIndent="360"/>
        <w:lvlJc w:val="left"/>
        <w:pPr>
          <w:ind w:left="360" w:hanging="360"/>
        </w:pPr>
      </w:lvl>
    </w:lvlOverride>
  </w:num>
  <w:num w:numId="3" w16cid:durableId="1535268628">
    <w:abstractNumId w:val="1"/>
  </w:num>
  <w:num w:numId="4" w16cid:durableId="1583444150">
    <w:abstractNumId w:val="1"/>
    <w:lvlOverride w:ilvl="0">
      <w:lvl w:ilvl="0">
        <w:start w:val="1"/>
        <w:numFmt w:val="decimal"/>
        <w:lvlText w:val="%1."/>
        <w:legacy w:legacy="1" w:legacySpace="0" w:legacyIndent="283"/>
        <w:lvlJc w:val="left"/>
        <w:pPr>
          <w:ind w:left="283" w:hanging="283"/>
        </w:pPr>
      </w:lvl>
    </w:lvlOverride>
  </w:num>
  <w:num w:numId="5" w16cid:durableId="2042120543">
    <w:abstractNumId w:val="0"/>
    <w:lvlOverride w:ilvl="0">
      <w:lvl w:ilvl="0">
        <w:numFmt w:val="bullet"/>
        <w:lvlText w:val=""/>
        <w:legacy w:legacy="1" w:legacySpace="0" w:legacyIndent="360"/>
        <w:lvlJc w:val="left"/>
        <w:pPr>
          <w:ind w:left="720" w:hanging="360"/>
        </w:pPr>
        <w:rPr>
          <w:rFonts w:ascii="Symbol" w:hAnsi="Symbol" w:hint="default"/>
        </w:rPr>
      </w:lvl>
    </w:lvlOverride>
  </w:num>
  <w:num w:numId="6" w16cid:durableId="1336689035">
    <w:abstractNumId w:val="3"/>
  </w:num>
  <w:num w:numId="7" w16cid:durableId="88155676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chen Wu">
    <w15:presenceInfo w15:providerId="None" w15:userId="Lichen Wu"/>
  </w15:person>
  <w15:person w15:author="Braun, James E">
    <w15:presenceInfo w15:providerId="AD" w15:userId="S::jbraun@purdue.edu::34001211-a4ca-4d32-9863-cad949a066d2"/>
  </w15:person>
  <w15:person w15:author="LipingWang">
    <w15:presenceInfo w15:providerId="None" w15:userId="LipingW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0tbQwNbQwNTcwtDRS0lEKTi0uzszPAykwqQUAZlo0pSwAAAA="/>
  </w:docVars>
  <w:rsids>
    <w:rsidRoot w:val="00734A8B"/>
    <w:rsid w:val="00003350"/>
    <w:rsid w:val="00003F50"/>
    <w:rsid w:val="00010C26"/>
    <w:rsid w:val="00011514"/>
    <w:rsid w:val="000116A4"/>
    <w:rsid w:val="00012700"/>
    <w:rsid w:val="0001391E"/>
    <w:rsid w:val="00013F24"/>
    <w:rsid w:val="0001492B"/>
    <w:rsid w:val="00015864"/>
    <w:rsid w:val="00015B5E"/>
    <w:rsid w:val="00015D18"/>
    <w:rsid w:val="00016926"/>
    <w:rsid w:val="0002779E"/>
    <w:rsid w:val="000312A9"/>
    <w:rsid w:val="00032E3B"/>
    <w:rsid w:val="000342C1"/>
    <w:rsid w:val="000350D2"/>
    <w:rsid w:val="000401EE"/>
    <w:rsid w:val="00044F96"/>
    <w:rsid w:val="00051F6B"/>
    <w:rsid w:val="00054660"/>
    <w:rsid w:val="000564BB"/>
    <w:rsid w:val="0005731E"/>
    <w:rsid w:val="00061434"/>
    <w:rsid w:val="00061787"/>
    <w:rsid w:val="000627D4"/>
    <w:rsid w:val="000664E3"/>
    <w:rsid w:val="0007734F"/>
    <w:rsid w:val="00077512"/>
    <w:rsid w:val="00077F8D"/>
    <w:rsid w:val="00080C2E"/>
    <w:rsid w:val="000822A1"/>
    <w:rsid w:val="000827FA"/>
    <w:rsid w:val="0008288F"/>
    <w:rsid w:val="000835A8"/>
    <w:rsid w:val="000838D2"/>
    <w:rsid w:val="00084C5E"/>
    <w:rsid w:val="000856B7"/>
    <w:rsid w:val="00087CC0"/>
    <w:rsid w:val="000911DA"/>
    <w:rsid w:val="0009191C"/>
    <w:rsid w:val="000949D9"/>
    <w:rsid w:val="00096457"/>
    <w:rsid w:val="00096E5D"/>
    <w:rsid w:val="000A0EB5"/>
    <w:rsid w:val="000A202F"/>
    <w:rsid w:val="000A2985"/>
    <w:rsid w:val="000A2E54"/>
    <w:rsid w:val="000A2F41"/>
    <w:rsid w:val="000B13D6"/>
    <w:rsid w:val="000B3DE1"/>
    <w:rsid w:val="000B45FB"/>
    <w:rsid w:val="000B5835"/>
    <w:rsid w:val="000B6EA5"/>
    <w:rsid w:val="000B73D2"/>
    <w:rsid w:val="000C12E6"/>
    <w:rsid w:val="000C24BB"/>
    <w:rsid w:val="000C2D8B"/>
    <w:rsid w:val="000D05B6"/>
    <w:rsid w:val="000D1570"/>
    <w:rsid w:val="000D3117"/>
    <w:rsid w:val="000D358B"/>
    <w:rsid w:val="000D429F"/>
    <w:rsid w:val="000D4A40"/>
    <w:rsid w:val="000D5C1C"/>
    <w:rsid w:val="000D6704"/>
    <w:rsid w:val="000D79F5"/>
    <w:rsid w:val="000E0228"/>
    <w:rsid w:val="000E1892"/>
    <w:rsid w:val="000E2160"/>
    <w:rsid w:val="000E2CA7"/>
    <w:rsid w:val="000E5FF3"/>
    <w:rsid w:val="000E6F46"/>
    <w:rsid w:val="000E710E"/>
    <w:rsid w:val="000F0033"/>
    <w:rsid w:val="000F006E"/>
    <w:rsid w:val="000F158D"/>
    <w:rsid w:val="000F2762"/>
    <w:rsid w:val="000F39DB"/>
    <w:rsid w:val="000F53AF"/>
    <w:rsid w:val="000F5C3E"/>
    <w:rsid w:val="000F6828"/>
    <w:rsid w:val="0010010F"/>
    <w:rsid w:val="0010242C"/>
    <w:rsid w:val="00102551"/>
    <w:rsid w:val="001047A7"/>
    <w:rsid w:val="0010696B"/>
    <w:rsid w:val="00107F32"/>
    <w:rsid w:val="0011178C"/>
    <w:rsid w:val="00111B14"/>
    <w:rsid w:val="001122BE"/>
    <w:rsid w:val="00115AA8"/>
    <w:rsid w:val="00120781"/>
    <w:rsid w:val="00120B3B"/>
    <w:rsid w:val="00120EEC"/>
    <w:rsid w:val="00120FD7"/>
    <w:rsid w:val="00123030"/>
    <w:rsid w:val="00124E81"/>
    <w:rsid w:val="00127B73"/>
    <w:rsid w:val="0013096E"/>
    <w:rsid w:val="00130CF9"/>
    <w:rsid w:val="00131F08"/>
    <w:rsid w:val="00134129"/>
    <w:rsid w:val="001352C2"/>
    <w:rsid w:val="00136006"/>
    <w:rsid w:val="00136940"/>
    <w:rsid w:val="00136DC7"/>
    <w:rsid w:val="001413C1"/>
    <w:rsid w:val="00141D12"/>
    <w:rsid w:val="0014477F"/>
    <w:rsid w:val="00145E9F"/>
    <w:rsid w:val="0014731B"/>
    <w:rsid w:val="0014793E"/>
    <w:rsid w:val="0015610A"/>
    <w:rsid w:val="00157723"/>
    <w:rsid w:val="00157BEE"/>
    <w:rsid w:val="0016181E"/>
    <w:rsid w:val="00163AA8"/>
    <w:rsid w:val="00164D12"/>
    <w:rsid w:val="0016577D"/>
    <w:rsid w:val="00166AC6"/>
    <w:rsid w:val="0016754A"/>
    <w:rsid w:val="00167A84"/>
    <w:rsid w:val="00171DC7"/>
    <w:rsid w:val="0017237F"/>
    <w:rsid w:val="001728E9"/>
    <w:rsid w:val="00175E91"/>
    <w:rsid w:val="001766D6"/>
    <w:rsid w:val="00180C04"/>
    <w:rsid w:val="001817E2"/>
    <w:rsid w:val="00184E3E"/>
    <w:rsid w:val="001851E9"/>
    <w:rsid w:val="00191064"/>
    <w:rsid w:val="0019278F"/>
    <w:rsid w:val="00192D89"/>
    <w:rsid w:val="00192FED"/>
    <w:rsid w:val="001957E6"/>
    <w:rsid w:val="00195D52"/>
    <w:rsid w:val="001A2A06"/>
    <w:rsid w:val="001A34D3"/>
    <w:rsid w:val="001A3C5A"/>
    <w:rsid w:val="001A433F"/>
    <w:rsid w:val="001A50EE"/>
    <w:rsid w:val="001A65F8"/>
    <w:rsid w:val="001A7004"/>
    <w:rsid w:val="001A76CC"/>
    <w:rsid w:val="001A77A6"/>
    <w:rsid w:val="001A7EC3"/>
    <w:rsid w:val="001B008E"/>
    <w:rsid w:val="001B13EF"/>
    <w:rsid w:val="001B4B0A"/>
    <w:rsid w:val="001B6420"/>
    <w:rsid w:val="001B6C6E"/>
    <w:rsid w:val="001B6CB9"/>
    <w:rsid w:val="001C05E3"/>
    <w:rsid w:val="001C17EA"/>
    <w:rsid w:val="001C1A98"/>
    <w:rsid w:val="001C23E5"/>
    <w:rsid w:val="001C2B5E"/>
    <w:rsid w:val="001C381E"/>
    <w:rsid w:val="001C4A3C"/>
    <w:rsid w:val="001C5DE2"/>
    <w:rsid w:val="001C6856"/>
    <w:rsid w:val="001C7869"/>
    <w:rsid w:val="001D1176"/>
    <w:rsid w:val="001D19BD"/>
    <w:rsid w:val="001E0914"/>
    <w:rsid w:val="001E0F94"/>
    <w:rsid w:val="001E1B06"/>
    <w:rsid w:val="001E3545"/>
    <w:rsid w:val="001E3D5B"/>
    <w:rsid w:val="001F2F6C"/>
    <w:rsid w:val="001F51F7"/>
    <w:rsid w:val="001F6598"/>
    <w:rsid w:val="001F6879"/>
    <w:rsid w:val="0020255F"/>
    <w:rsid w:val="00205D35"/>
    <w:rsid w:val="00213CDF"/>
    <w:rsid w:val="00214D89"/>
    <w:rsid w:val="002176AB"/>
    <w:rsid w:val="002234F5"/>
    <w:rsid w:val="0022355A"/>
    <w:rsid w:val="00223C27"/>
    <w:rsid w:val="00226D89"/>
    <w:rsid w:val="00226F73"/>
    <w:rsid w:val="00230478"/>
    <w:rsid w:val="002319BB"/>
    <w:rsid w:val="00232E05"/>
    <w:rsid w:val="00234233"/>
    <w:rsid w:val="00234AA3"/>
    <w:rsid w:val="00236672"/>
    <w:rsid w:val="0024076D"/>
    <w:rsid w:val="00240A6D"/>
    <w:rsid w:val="00243065"/>
    <w:rsid w:val="00247715"/>
    <w:rsid w:val="0024790C"/>
    <w:rsid w:val="00261D8D"/>
    <w:rsid w:val="002658E3"/>
    <w:rsid w:val="00266D1E"/>
    <w:rsid w:val="00270034"/>
    <w:rsid w:val="00270B25"/>
    <w:rsid w:val="002756E7"/>
    <w:rsid w:val="002767D3"/>
    <w:rsid w:val="0028215C"/>
    <w:rsid w:val="00283684"/>
    <w:rsid w:val="00284736"/>
    <w:rsid w:val="0028609E"/>
    <w:rsid w:val="0028668B"/>
    <w:rsid w:val="002955FA"/>
    <w:rsid w:val="00295D03"/>
    <w:rsid w:val="002A0D0C"/>
    <w:rsid w:val="002A5CFA"/>
    <w:rsid w:val="002A66E5"/>
    <w:rsid w:val="002A67BC"/>
    <w:rsid w:val="002A6B44"/>
    <w:rsid w:val="002A7248"/>
    <w:rsid w:val="002A73D6"/>
    <w:rsid w:val="002B02A5"/>
    <w:rsid w:val="002B1990"/>
    <w:rsid w:val="002B1D11"/>
    <w:rsid w:val="002B219B"/>
    <w:rsid w:val="002B30CC"/>
    <w:rsid w:val="002B3449"/>
    <w:rsid w:val="002B57E3"/>
    <w:rsid w:val="002C2A9A"/>
    <w:rsid w:val="002C2FCA"/>
    <w:rsid w:val="002C4328"/>
    <w:rsid w:val="002C4365"/>
    <w:rsid w:val="002C771F"/>
    <w:rsid w:val="002C7955"/>
    <w:rsid w:val="002C7AD3"/>
    <w:rsid w:val="002D009B"/>
    <w:rsid w:val="002D2997"/>
    <w:rsid w:val="002D4406"/>
    <w:rsid w:val="002D7DC8"/>
    <w:rsid w:val="002E1CE3"/>
    <w:rsid w:val="002E4293"/>
    <w:rsid w:val="002E4B94"/>
    <w:rsid w:val="002E56EA"/>
    <w:rsid w:val="002E673B"/>
    <w:rsid w:val="002E6F0D"/>
    <w:rsid w:val="002E7DB0"/>
    <w:rsid w:val="002F01D9"/>
    <w:rsid w:val="002F030B"/>
    <w:rsid w:val="002F0356"/>
    <w:rsid w:val="002F41A4"/>
    <w:rsid w:val="002F6486"/>
    <w:rsid w:val="002F69FD"/>
    <w:rsid w:val="00300DAC"/>
    <w:rsid w:val="00301069"/>
    <w:rsid w:val="003019F1"/>
    <w:rsid w:val="00301C84"/>
    <w:rsid w:val="003028A1"/>
    <w:rsid w:val="0031035B"/>
    <w:rsid w:val="003106BE"/>
    <w:rsid w:val="0031229C"/>
    <w:rsid w:val="0031392A"/>
    <w:rsid w:val="00314660"/>
    <w:rsid w:val="0031508F"/>
    <w:rsid w:val="00321504"/>
    <w:rsid w:val="00321D9A"/>
    <w:rsid w:val="003223F5"/>
    <w:rsid w:val="00323172"/>
    <w:rsid w:val="00323710"/>
    <w:rsid w:val="0032664E"/>
    <w:rsid w:val="003267CB"/>
    <w:rsid w:val="0033121A"/>
    <w:rsid w:val="00333C87"/>
    <w:rsid w:val="00334E60"/>
    <w:rsid w:val="0033745D"/>
    <w:rsid w:val="00337E25"/>
    <w:rsid w:val="00337E80"/>
    <w:rsid w:val="00342168"/>
    <w:rsid w:val="00344707"/>
    <w:rsid w:val="00346C26"/>
    <w:rsid w:val="00347E7C"/>
    <w:rsid w:val="003514BF"/>
    <w:rsid w:val="0035246E"/>
    <w:rsid w:val="00353C5E"/>
    <w:rsid w:val="00354DC9"/>
    <w:rsid w:val="00355381"/>
    <w:rsid w:val="00360597"/>
    <w:rsid w:val="0036231B"/>
    <w:rsid w:val="00364418"/>
    <w:rsid w:val="00365D10"/>
    <w:rsid w:val="00366FFA"/>
    <w:rsid w:val="00375C20"/>
    <w:rsid w:val="00390D81"/>
    <w:rsid w:val="003912FC"/>
    <w:rsid w:val="00391A0F"/>
    <w:rsid w:val="00391AAE"/>
    <w:rsid w:val="00391C7C"/>
    <w:rsid w:val="00391DF8"/>
    <w:rsid w:val="00393D52"/>
    <w:rsid w:val="00393FBA"/>
    <w:rsid w:val="00395705"/>
    <w:rsid w:val="003A0667"/>
    <w:rsid w:val="003A07DF"/>
    <w:rsid w:val="003A2A2C"/>
    <w:rsid w:val="003A2DB4"/>
    <w:rsid w:val="003A30ED"/>
    <w:rsid w:val="003A45F5"/>
    <w:rsid w:val="003A4983"/>
    <w:rsid w:val="003A52F4"/>
    <w:rsid w:val="003A5763"/>
    <w:rsid w:val="003A6222"/>
    <w:rsid w:val="003A6E96"/>
    <w:rsid w:val="003A6EB5"/>
    <w:rsid w:val="003B0672"/>
    <w:rsid w:val="003B0A45"/>
    <w:rsid w:val="003B0BBC"/>
    <w:rsid w:val="003B39A7"/>
    <w:rsid w:val="003B7544"/>
    <w:rsid w:val="003C0301"/>
    <w:rsid w:val="003C0F0C"/>
    <w:rsid w:val="003C1B14"/>
    <w:rsid w:val="003C5746"/>
    <w:rsid w:val="003C646C"/>
    <w:rsid w:val="003C762C"/>
    <w:rsid w:val="003C7BC2"/>
    <w:rsid w:val="003C7D20"/>
    <w:rsid w:val="003D0745"/>
    <w:rsid w:val="003D18DC"/>
    <w:rsid w:val="003D2780"/>
    <w:rsid w:val="003D30FD"/>
    <w:rsid w:val="003D3D7C"/>
    <w:rsid w:val="003D3E87"/>
    <w:rsid w:val="003D4C94"/>
    <w:rsid w:val="003D6683"/>
    <w:rsid w:val="003D66E0"/>
    <w:rsid w:val="003E0830"/>
    <w:rsid w:val="003E1212"/>
    <w:rsid w:val="003E202B"/>
    <w:rsid w:val="003E3B22"/>
    <w:rsid w:val="003E3E05"/>
    <w:rsid w:val="003E58A6"/>
    <w:rsid w:val="003E6258"/>
    <w:rsid w:val="003E65A2"/>
    <w:rsid w:val="003E6CC8"/>
    <w:rsid w:val="003E7DD4"/>
    <w:rsid w:val="003F6500"/>
    <w:rsid w:val="003F6FD9"/>
    <w:rsid w:val="004041BA"/>
    <w:rsid w:val="004059E1"/>
    <w:rsid w:val="00411604"/>
    <w:rsid w:val="00412A9A"/>
    <w:rsid w:val="00412D34"/>
    <w:rsid w:val="004219CF"/>
    <w:rsid w:val="00421F09"/>
    <w:rsid w:val="00422CE8"/>
    <w:rsid w:val="004241C1"/>
    <w:rsid w:val="00424D50"/>
    <w:rsid w:val="00426B86"/>
    <w:rsid w:val="0043009B"/>
    <w:rsid w:val="004303CF"/>
    <w:rsid w:val="00430965"/>
    <w:rsid w:val="00432B1F"/>
    <w:rsid w:val="00433413"/>
    <w:rsid w:val="00436B6E"/>
    <w:rsid w:val="00436FD4"/>
    <w:rsid w:val="0043791E"/>
    <w:rsid w:val="00437A49"/>
    <w:rsid w:val="00447D40"/>
    <w:rsid w:val="00447E3E"/>
    <w:rsid w:val="00450CAB"/>
    <w:rsid w:val="00451610"/>
    <w:rsid w:val="00451830"/>
    <w:rsid w:val="00451FBD"/>
    <w:rsid w:val="00452338"/>
    <w:rsid w:val="00453D53"/>
    <w:rsid w:val="00460A14"/>
    <w:rsid w:val="00462110"/>
    <w:rsid w:val="004633EB"/>
    <w:rsid w:val="0046626F"/>
    <w:rsid w:val="00467593"/>
    <w:rsid w:val="00471646"/>
    <w:rsid w:val="00471AEA"/>
    <w:rsid w:val="00471E86"/>
    <w:rsid w:val="004722C9"/>
    <w:rsid w:val="00473B42"/>
    <w:rsid w:val="00473C0B"/>
    <w:rsid w:val="00474A83"/>
    <w:rsid w:val="0047555C"/>
    <w:rsid w:val="00475C4C"/>
    <w:rsid w:val="00476B69"/>
    <w:rsid w:val="00482934"/>
    <w:rsid w:val="00482FCA"/>
    <w:rsid w:val="004837FF"/>
    <w:rsid w:val="004845F2"/>
    <w:rsid w:val="004863F8"/>
    <w:rsid w:val="00490213"/>
    <w:rsid w:val="00492785"/>
    <w:rsid w:val="00493FF4"/>
    <w:rsid w:val="00496ACB"/>
    <w:rsid w:val="00497AF9"/>
    <w:rsid w:val="00497C38"/>
    <w:rsid w:val="004A032E"/>
    <w:rsid w:val="004A064F"/>
    <w:rsid w:val="004A29AF"/>
    <w:rsid w:val="004A5826"/>
    <w:rsid w:val="004A63D3"/>
    <w:rsid w:val="004A6944"/>
    <w:rsid w:val="004A7017"/>
    <w:rsid w:val="004B07C4"/>
    <w:rsid w:val="004B0FA7"/>
    <w:rsid w:val="004B2BF8"/>
    <w:rsid w:val="004B2C86"/>
    <w:rsid w:val="004C0107"/>
    <w:rsid w:val="004C21F9"/>
    <w:rsid w:val="004C2E0C"/>
    <w:rsid w:val="004C3895"/>
    <w:rsid w:val="004C4084"/>
    <w:rsid w:val="004C51D0"/>
    <w:rsid w:val="004C59D6"/>
    <w:rsid w:val="004D0944"/>
    <w:rsid w:val="004D0BFC"/>
    <w:rsid w:val="004D6A5C"/>
    <w:rsid w:val="004D6EB8"/>
    <w:rsid w:val="004E0916"/>
    <w:rsid w:val="004E2F90"/>
    <w:rsid w:val="004E30D9"/>
    <w:rsid w:val="004E3DA1"/>
    <w:rsid w:val="004F076D"/>
    <w:rsid w:val="004F1F57"/>
    <w:rsid w:val="004F3C66"/>
    <w:rsid w:val="004F4421"/>
    <w:rsid w:val="004F51B5"/>
    <w:rsid w:val="004F5EA1"/>
    <w:rsid w:val="004F5ED3"/>
    <w:rsid w:val="004F7F58"/>
    <w:rsid w:val="00500202"/>
    <w:rsid w:val="005026FA"/>
    <w:rsid w:val="00504DA5"/>
    <w:rsid w:val="005064D9"/>
    <w:rsid w:val="00506E81"/>
    <w:rsid w:val="00507605"/>
    <w:rsid w:val="00507EEE"/>
    <w:rsid w:val="0051113A"/>
    <w:rsid w:val="005115E6"/>
    <w:rsid w:val="00511A83"/>
    <w:rsid w:val="0051339D"/>
    <w:rsid w:val="00514999"/>
    <w:rsid w:val="0052041C"/>
    <w:rsid w:val="00521E1D"/>
    <w:rsid w:val="0052482C"/>
    <w:rsid w:val="0052628B"/>
    <w:rsid w:val="00527C0E"/>
    <w:rsid w:val="00530F4C"/>
    <w:rsid w:val="00533915"/>
    <w:rsid w:val="005400CF"/>
    <w:rsid w:val="00541B81"/>
    <w:rsid w:val="00541CA8"/>
    <w:rsid w:val="00543C7D"/>
    <w:rsid w:val="0054522F"/>
    <w:rsid w:val="00546B13"/>
    <w:rsid w:val="00546BD1"/>
    <w:rsid w:val="00551874"/>
    <w:rsid w:val="005524D2"/>
    <w:rsid w:val="005534DD"/>
    <w:rsid w:val="00556D5A"/>
    <w:rsid w:val="00560829"/>
    <w:rsid w:val="0056344C"/>
    <w:rsid w:val="00563B8A"/>
    <w:rsid w:val="005701A1"/>
    <w:rsid w:val="00573371"/>
    <w:rsid w:val="005747C8"/>
    <w:rsid w:val="00575472"/>
    <w:rsid w:val="0057564F"/>
    <w:rsid w:val="00575F1E"/>
    <w:rsid w:val="00581852"/>
    <w:rsid w:val="00581879"/>
    <w:rsid w:val="0058225D"/>
    <w:rsid w:val="00582EE9"/>
    <w:rsid w:val="005832E2"/>
    <w:rsid w:val="00587F12"/>
    <w:rsid w:val="00592875"/>
    <w:rsid w:val="005933D5"/>
    <w:rsid w:val="00593A98"/>
    <w:rsid w:val="00597DDA"/>
    <w:rsid w:val="005A097A"/>
    <w:rsid w:val="005A24DD"/>
    <w:rsid w:val="005A53DF"/>
    <w:rsid w:val="005A5578"/>
    <w:rsid w:val="005A6016"/>
    <w:rsid w:val="005A6566"/>
    <w:rsid w:val="005A75D6"/>
    <w:rsid w:val="005A7F71"/>
    <w:rsid w:val="005B0CBA"/>
    <w:rsid w:val="005B1AF0"/>
    <w:rsid w:val="005B4DFE"/>
    <w:rsid w:val="005B5984"/>
    <w:rsid w:val="005B76F7"/>
    <w:rsid w:val="005C04FC"/>
    <w:rsid w:val="005C2177"/>
    <w:rsid w:val="005C2ED5"/>
    <w:rsid w:val="005C33FC"/>
    <w:rsid w:val="005C3921"/>
    <w:rsid w:val="005C3B7F"/>
    <w:rsid w:val="005C4C2B"/>
    <w:rsid w:val="005C5B54"/>
    <w:rsid w:val="005C7DF7"/>
    <w:rsid w:val="005D0184"/>
    <w:rsid w:val="005D15F8"/>
    <w:rsid w:val="005D175C"/>
    <w:rsid w:val="005D7174"/>
    <w:rsid w:val="005E0DC5"/>
    <w:rsid w:val="005E26F0"/>
    <w:rsid w:val="005E33A4"/>
    <w:rsid w:val="005E37D4"/>
    <w:rsid w:val="005F3835"/>
    <w:rsid w:val="005F3A5B"/>
    <w:rsid w:val="005F7DE1"/>
    <w:rsid w:val="005F7DE3"/>
    <w:rsid w:val="0060072F"/>
    <w:rsid w:val="00600DBA"/>
    <w:rsid w:val="00604119"/>
    <w:rsid w:val="00604265"/>
    <w:rsid w:val="00605D3C"/>
    <w:rsid w:val="006064B5"/>
    <w:rsid w:val="0060727A"/>
    <w:rsid w:val="00607396"/>
    <w:rsid w:val="006074D8"/>
    <w:rsid w:val="0061508B"/>
    <w:rsid w:val="006168A0"/>
    <w:rsid w:val="0062156D"/>
    <w:rsid w:val="00624581"/>
    <w:rsid w:val="00624D6A"/>
    <w:rsid w:val="006257EF"/>
    <w:rsid w:val="0062676E"/>
    <w:rsid w:val="00626F5E"/>
    <w:rsid w:val="00627006"/>
    <w:rsid w:val="00632542"/>
    <w:rsid w:val="00634833"/>
    <w:rsid w:val="006358AB"/>
    <w:rsid w:val="00635DD4"/>
    <w:rsid w:val="00643CC4"/>
    <w:rsid w:val="006465B7"/>
    <w:rsid w:val="006501E2"/>
    <w:rsid w:val="0065259E"/>
    <w:rsid w:val="00653276"/>
    <w:rsid w:val="006558D9"/>
    <w:rsid w:val="00656BDE"/>
    <w:rsid w:val="006571AE"/>
    <w:rsid w:val="0065759F"/>
    <w:rsid w:val="00660702"/>
    <w:rsid w:val="00662BEA"/>
    <w:rsid w:val="00664E49"/>
    <w:rsid w:val="00667394"/>
    <w:rsid w:val="00667B76"/>
    <w:rsid w:val="0067326A"/>
    <w:rsid w:val="00673746"/>
    <w:rsid w:val="0067465E"/>
    <w:rsid w:val="00676F4E"/>
    <w:rsid w:val="00680202"/>
    <w:rsid w:val="0068041B"/>
    <w:rsid w:val="00682654"/>
    <w:rsid w:val="0068314E"/>
    <w:rsid w:val="00684A70"/>
    <w:rsid w:val="00692C84"/>
    <w:rsid w:val="00693475"/>
    <w:rsid w:val="006934E4"/>
    <w:rsid w:val="0069419B"/>
    <w:rsid w:val="00694B46"/>
    <w:rsid w:val="006A378B"/>
    <w:rsid w:val="006A5D07"/>
    <w:rsid w:val="006A6864"/>
    <w:rsid w:val="006A737F"/>
    <w:rsid w:val="006B0297"/>
    <w:rsid w:val="006B5CB1"/>
    <w:rsid w:val="006B62D7"/>
    <w:rsid w:val="006B6C2F"/>
    <w:rsid w:val="006B77F2"/>
    <w:rsid w:val="006C1CC9"/>
    <w:rsid w:val="006C22CE"/>
    <w:rsid w:val="006C37D5"/>
    <w:rsid w:val="006C599F"/>
    <w:rsid w:val="006D03A9"/>
    <w:rsid w:val="006D0498"/>
    <w:rsid w:val="006D0A58"/>
    <w:rsid w:val="006D47B4"/>
    <w:rsid w:val="006D7DC2"/>
    <w:rsid w:val="006E2128"/>
    <w:rsid w:val="006E2A2A"/>
    <w:rsid w:val="006E589E"/>
    <w:rsid w:val="006F0B39"/>
    <w:rsid w:val="006F11EC"/>
    <w:rsid w:val="006F18F2"/>
    <w:rsid w:val="006F1ED1"/>
    <w:rsid w:val="006F6DFB"/>
    <w:rsid w:val="00700110"/>
    <w:rsid w:val="0070094C"/>
    <w:rsid w:val="00702CA4"/>
    <w:rsid w:val="007032D7"/>
    <w:rsid w:val="007059B7"/>
    <w:rsid w:val="00706A76"/>
    <w:rsid w:val="00707894"/>
    <w:rsid w:val="00707CF9"/>
    <w:rsid w:val="00707E21"/>
    <w:rsid w:val="00712F54"/>
    <w:rsid w:val="00716309"/>
    <w:rsid w:val="00720B8B"/>
    <w:rsid w:val="00721531"/>
    <w:rsid w:val="00722527"/>
    <w:rsid w:val="007233C2"/>
    <w:rsid w:val="00723460"/>
    <w:rsid w:val="00730914"/>
    <w:rsid w:val="007311D2"/>
    <w:rsid w:val="00734491"/>
    <w:rsid w:val="00734A8B"/>
    <w:rsid w:val="00734E9B"/>
    <w:rsid w:val="007356C9"/>
    <w:rsid w:val="00735E65"/>
    <w:rsid w:val="00740AF4"/>
    <w:rsid w:val="00740B88"/>
    <w:rsid w:val="00742799"/>
    <w:rsid w:val="007458CB"/>
    <w:rsid w:val="00745E20"/>
    <w:rsid w:val="00747E11"/>
    <w:rsid w:val="00754693"/>
    <w:rsid w:val="00754E6A"/>
    <w:rsid w:val="00755097"/>
    <w:rsid w:val="007570C6"/>
    <w:rsid w:val="00760631"/>
    <w:rsid w:val="00764557"/>
    <w:rsid w:val="00766311"/>
    <w:rsid w:val="00767AB5"/>
    <w:rsid w:val="00770D41"/>
    <w:rsid w:val="0077249E"/>
    <w:rsid w:val="007759D2"/>
    <w:rsid w:val="00777185"/>
    <w:rsid w:val="00781C37"/>
    <w:rsid w:val="00786E38"/>
    <w:rsid w:val="00787C6D"/>
    <w:rsid w:val="00791A2C"/>
    <w:rsid w:val="00792414"/>
    <w:rsid w:val="00794940"/>
    <w:rsid w:val="007A3894"/>
    <w:rsid w:val="007A465F"/>
    <w:rsid w:val="007A72C7"/>
    <w:rsid w:val="007B0E31"/>
    <w:rsid w:val="007B2BE9"/>
    <w:rsid w:val="007B5D76"/>
    <w:rsid w:val="007B68BC"/>
    <w:rsid w:val="007B7760"/>
    <w:rsid w:val="007C096E"/>
    <w:rsid w:val="007C0E14"/>
    <w:rsid w:val="007C1854"/>
    <w:rsid w:val="007C1B00"/>
    <w:rsid w:val="007C226A"/>
    <w:rsid w:val="007C49E9"/>
    <w:rsid w:val="007D146C"/>
    <w:rsid w:val="007D29CB"/>
    <w:rsid w:val="007D350F"/>
    <w:rsid w:val="007D3773"/>
    <w:rsid w:val="007D53FE"/>
    <w:rsid w:val="007E0949"/>
    <w:rsid w:val="007E0CD9"/>
    <w:rsid w:val="007E27E4"/>
    <w:rsid w:val="007E317C"/>
    <w:rsid w:val="007E3E7C"/>
    <w:rsid w:val="007E487D"/>
    <w:rsid w:val="007E670F"/>
    <w:rsid w:val="007F01E9"/>
    <w:rsid w:val="007F19F1"/>
    <w:rsid w:val="007F1BB3"/>
    <w:rsid w:val="007F45A3"/>
    <w:rsid w:val="007F4813"/>
    <w:rsid w:val="007F4BE2"/>
    <w:rsid w:val="007F4EC6"/>
    <w:rsid w:val="007F50E7"/>
    <w:rsid w:val="008021C5"/>
    <w:rsid w:val="008023C0"/>
    <w:rsid w:val="00803E74"/>
    <w:rsid w:val="00804030"/>
    <w:rsid w:val="00810715"/>
    <w:rsid w:val="00810C50"/>
    <w:rsid w:val="00811505"/>
    <w:rsid w:val="00812F43"/>
    <w:rsid w:val="00815DE1"/>
    <w:rsid w:val="00816063"/>
    <w:rsid w:val="00816583"/>
    <w:rsid w:val="00817E22"/>
    <w:rsid w:val="008206A4"/>
    <w:rsid w:val="0082259C"/>
    <w:rsid w:val="00824FA8"/>
    <w:rsid w:val="00825873"/>
    <w:rsid w:val="00830170"/>
    <w:rsid w:val="008304A9"/>
    <w:rsid w:val="00830813"/>
    <w:rsid w:val="00835525"/>
    <w:rsid w:val="00837C2D"/>
    <w:rsid w:val="00837FDB"/>
    <w:rsid w:val="00844F19"/>
    <w:rsid w:val="008457CE"/>
    <w:rsid w:val="0084681B"/>
    <w:rsid w:val="0084724C"/>
    <w:rsid w:val="0084784C"/>
    <w:rsid w:val="0085006F"/>
    <w:rsid w:val="008500F6"/>
    <w:rsid w:val="00850133"/>
    <w:rsid w:val="00850EFE"/>
    <w:rsid w:val="00851877"/>
    <w:rsid w:val="0085203D"/>
    <w:rsid w:val="00853CB8"/>
    <w:rsid w:val="00855726"/>
    <w:rsid w:val="0085762E"/>
    <w:rsid w:val="008603D6"/>
    <w:rsid w:val="0086155B"/>
    <w:rsid w:val="008629B9"/>
    <w:rsid w:val="00864F09"/>
    <w:rsid w:val="008661CF"/>
    <w:rsid w:val="00866877"/>
    <w:rsid w:val="00866928"/>
    <w:rsid w:val="0086755E"/>
    <w:rsid w:val="00873057"/>
    <w:rsid w:val="008736DF"/>
    <w:rsid w:val="00874241"/>
    <w:rsid w:val="00874E03"/>
    <w:rsid w:val="00876F7E"/>
    <w:rsid w:val="00876FE8"/>
    <w:rsid w:val="00881121"/>
    <w:rsid w:val="0088264D"/>
    <w:rsid w:val="00882A18"/>
    <w:rsid w:val="00883874"/>
    <w:rsid w:val="00883F2A"/>
    <w:rsid w:val="00884433"/>
    <w:rsid w:val="00890159"/>
    <w:rsid w:val="008906E6"/>
    <w:rsid w:val="008919E2"/>
    <w:rsid w:val="00891C0B"/>
    <w:rsid w:val="00896FFF"/>
    <w:rsid w:val="008A1767"/>
    <w:rsid w:val="008A17E2"/>
    <w:rsid w:val="008A2159"/>
    <w:rsid w:val="008A3BA9"/>
    <w:rsid w:val="008A49EC"/>
    <w:rsid w:val="008A55E4"/>
    <w:rsid w:val="008A7FBF"/>
    <w:rsid w:val="008B4315"/>
    <w:rsid w:val="008B5550"/>
    <w:rsid w:val="008B67F0"/>
    <w:rsid w:val="008B70D4"/>
    <w:rsid w:val="008B71BC"/>
    <w:rsid w:val="008C14BB"/>
    <w:rsid w:val="008C5E5B"/>
    <w:rsid w:val="008C7192"/>
    <w:rsid w:val="008C7C82"/>
    <w:rsid w:val="008D11C7"/>
    <w:rsid w:val="008D129C"/>
    <w:rsid w:val="008D22D5"/>
    <w:rsid w:val="008D283E"/>
    <w:rsid w:val="008D2C64"/>
    <w:rsid w:val="008D39CA"/>
    <w:rsid w:val="008D3C96"/>
    <w:rsid w:val="008D4BC1"/>
    <w:rsid w:val="008D5C56"/>
    <w:rsid w:val="008E1FAA"/>
    <w:rsid w:val="008F04BE"/>
    <w:rsid w:val="008F22FD"/>
    <w:rsid w:val="008F2572"/>
    <w:rsid w:val="008F54D4"/>
    <w:rsid w:val="008F6A72"/>
    <w:rsid w:val="0090144F"/>
    <w:rsid w:val="0090332C"/>
    <w:rsid w:val="0091397D"/>
    <w:rsid w:val="0091449C"/>
    <w:rsid w:val="00914F90"/>
    <w:rsid w:val="009157D1"/>
    <w:rsid w:val="00917C36"/>
    <w:rsid w:val="00921A49"/>
    <w:rsid w:val="00925EA5"/>
    <w:rsid w:val="0092798E"/>
    <w:rsid w:val="00930C07"/>
    <w:rsid w:val="009349CA"/>
    <w:rsid w:val="00934D2F"/>
    <w:rsid w:val="00936529"/>
    <w:rsid w:val="009415BD"/>
    <w:rsid w:val="009422F2"/>
    <w:rsid w:val="0094265D"/>
    <w:rsid w:val="0094389E"/>
    <w:rsid w:val="00944367"/>
    <w:rsid w:val="00944936"/>
    <w:rsid w:val="009478CD"/>
    <w:rsid w:val="009502C4"/>
    <w:rsid w:val="009512A0"/>
    <w:rsid w:val="00953BD5"/>
    <w:rsid w:val="009549E2"/>
    <w:rsid w:val="00956EF6"/>
    <w:rsid w:val="009606C1"/>
    <w:rsid w:val="00961179"/>
    <w:rsid w:val="0096173B"/>
    <w:rsid w:val="00962C91"/>
    <w:rsid w:val="00963F62"/>
    <w:rsid w:val="009649F0"/>
    <w:rsid w:val="00971AFD"/>
    <w:rsid w:val="00972520"/>
    <w:rsid w:val="009736B4"/>
    <w:rsid w:val="00975C21"/>
    <w:rsid w:val="00976315"/>
    <w:rsid w:val="0097650F"/>
    <w:rsid w:val="0098153B"/>
    <w:rsid w:val="0098628D"/>
    <w:rsid w:val="00987B71"/>
    <w:rsid w:val="00990DBA"/>
    <w:rsid w:val="00992D3F"/>
    <w:rsid w:val="00993553"/>
    <w:rsid w:val="00993E5E"/>
    <w:rsid w:val="009A083D"/>
    <w:rsid w:val="009A248D"/>
    <w:rsid w:val="009A4932"/>
    <w:rsid w:val="009A4AD0"/>
    <w:rsid w:val="009A57F1"/>
    <w:rsid w:val="009A5999"/>
    <w:rsid w:val="009A60BB"/>
    <w:rsid w:val="009A7900"/>
    <w:rsid w:val="009B3995"/>
    <w:rsid w:val="009B5227"/>
    <w:rsid w:val="009B557E"/>
    <w:rsid w:val="009B7CC7"/>
    <w:rsid w:val="009C131C"/>
    <w:rsid w:val="009C1CAA"/>
    <w:rsid w:val="009C342F"/>
    <w:rsid w:val="009C367B"/>
    <w:rsid w:val="009C44EA"/>
    <w:rsid w:val="009C512C"/>
    <w:rsid w:val="009C5907"/>
    <w:rsid w:val="009C5B81"/>
    <w:rsid w:val="009D19C9"/>
    <w:rsid w:val="009D4BEE"/>
    <w:rsid w:val="009D7B5A"/>
    <w:rsid w:val="009E3D3D"/>
    <w:rsid w:val="009E3FB2"/>
    <w:rsid w:val="009F08C4"/>
    <w:rsid w:val="009F1AAC"/>
    <w:rsid w:val="009F215E"/>
    <w:rsid w:val="009F299C"/>
    <w:rsid w:val="009F53BF"/>
    <w:rsid w:val="009F75A3"/>
    <w:rsid w:val="00A0022A"/>
    <w:rsid w:val="00A029F2"/>
    <w:rsid w:val="00A05A9A"/>
    <w:rsid w:val="00A076C2"/>
    <w:rsid w:val="00A10C6E"/>
    <w:rsid w:val="00A13BFA"/>
    <w:rsid w:val="00A167B9"/>
    <w:rsid w:val="00A16FDD"/>
    <w:rsid w:val="00A1707D"/>
    <w:rsid w:val="00A2076A"/>
    <w:rsid w:val="00A20F58"/>
    <w:rsid w:val="00A2101D"/>
    <w:rsid w:val="00A2339B"/>
    <w:rsid w:val="00A27328"/>
    <w:rsid w:val="00A328B1"/>
    <w:rsid w:val="00A32B1B"/>
    <w:rsid w:val="00A32FB7"/>
    <w:rsid w:val="00A3786D"/>
    <w:rsid w:val="00A406F4"/>
    <w:rsid w:val="00A439FF"/>
    <w:rsid w:val="00A43F9E"/>
    <w:rsid w:val="00A4662E"/>
    <w:rsid w:val="00A46C87"/>
    <w:rsid w:val="00A554A7"/>
    <w:rsid w:val="00A56DB3"/>
    <w:rsid w:val="00A57370"/>
    <w:rsid w:val="00A60F9E"/>
    <w:rsid w:val="00A63423"/>
    <w:rsid w:val="00A65ADA"/>
    <w:rsid w:val="00A725F8"/>
    <w:rsid w:val="00A7341F"/>
    <w:rsid w:val="00A75E62"/>
    <w:rsid w:val="00A772BB"/>
    <w:rsid w:val="00A80017"/>
    <w:rsid w:val="00A81326"/>
    <w:rsid w:val="00A81A9A"/>
    <w:rsid w:val="00A81C8E"/>
    <w:rsid w:val="00A8570C"/>
    <w:rsid w:val="00A86194"/>
    <w:rsid w:val="00A87C3F"/>
    <w:rsid w:val="00A87D78"/>
    <w:rsid w:val="00A90CF4"/>
    <w:rsid w:val="00A917F5"/>
    <w:rsid w:val="00A91C89"/>
    <w:rsid w:val="00A9220E"/>
    <w:rsid w:val="00A92705"/>
    <w:rsid w:val="00A94A5E"/>
    <w:rsid w:val="00A94DE9"/>
    <w:rsid w:val="00A95D15"/>
    <w:rsid w:val="00A976AA"/>
    <w:rsid w:val="00AA15CA"/>
    <w:rsid w:val="00AA18AD"/>
    <w:rsid w:val="00AB09BC"/>
    <w:rsid w:val="00AB1FCF"/>
    <w:rsid w:val="00AB4AF6"/>
    <w:rsid w:val="00AB7126"/>
    <w:rsid w:val="00AC07B6"/>
    <w:rsid w:val="00AC27B2"/>
    <w:rsid w:val="00AC3A31"/>
    <w:rsid w:val="00AC3E25"/>
    <w:rsid w:val="00AC647B"/>
    <w:rsid w:val="00AC6A1D"/>
    <w:rsid w:val="00AC7676"/>
    <w:rsid w:val="00AD0024"/>
    <w:rsid w:val="00AD0284"/>
    <w:rsid w:val="00AD418C"/>
    <w:rsid w:val="00AD4DFF"/>
    <w:rsid w:val="00AD5DB6"/>
    <w:rsid w:val="00AD6441"/>
    <w:rsid w:val="00AE2E46"/>
    <w:rsid w:val="00AE37D1"/>
    <w:rsid w:val="00AE76F6"/>
    <w:rsid w:val="00AF1BA5"/>
    <w:rsid w:val="00AF48A3"/>
    <w:rsid w:val="00AF4DBD"/>
    <w:rsid w:val="00AF6978"/>
    <w:rsid w:val="00AF72CB"/>
    <w:rsid w:val="00AF77D1"/>
    <w:rsid w:val="00B052DC"/>
    <w:rsid w:val="00B0575F"/>
    <w:rsid w:val="00B060F6"/>
    <w:rsid w:val="00B10D9B"/>
    <w:rsid w:val="00B1125B"/>
    <w:rsid w:val="00B1431F"/>
    <w:rsid w:val="00B14D07"/>
    <w:rsid w:val="00B2048F"/>
    <w:rsid w:val="00B20D68"/>
    <w:rsid w:val="00B212FE"/>
    <w:rsid w:val="00B2200B"/>
    <w:rsid w:val="00B221F6"/>
    <w:rsid w:val="00B228BC"/>
    <w:rsid w:val="00B23544"/>
    <w:rsid w:val="00B23785"/>
    <w:rsid w:val="00B26135"/>
    <w:rsid w:val="00B26DF7"/>
    <w:rsid w:val="00B27D5F"/>
    <w:rsid w:val="00B316CE"/>
    <w:rsid w:val="00B33466"/>
    <w:rsid w:val="00B33DE9"/>
    <w:rsid w:val="00B343D3"/>
    <w:rsid w:val="00B3467E"/>
    <w:rsid w:val="00B358C6"/>
    <w:rsid w:val="00B36E78"/>
    <w:rsid w:val="00B43940"/>
    <w:rsid w:val="00B43959"/>
    <w:rsid w:val="00B44256"/>
    <w:rsid w:val="00B44811"/>
    <w:rsid w:val="00B44BCF"/>
    <w:rsid w:val="00B45772"/>
    <w:rsid w:val="00B45DCC"/>
    <w:rsid w:val="00B461B7"/>
    <w:rsid w:val="00B50A22"/>
    <w:rsid w:val="00B518B5"/>
    <w:rsid w:val="00B51A0B"/>
    <w:rsid w:val="00B52BE3"/>
    <w:rsid w:val="00B60C87"/>
    <w:rsid w:val="00B63435"/>
    <w:rsid w:val="00B64271"/>
    <w:rsid w:val="00B64AA5"/>
    <w:rsid w:val="00B67364"/>
    <w:rsid w:val="00B674D3"/>
    <w:rsid w:val="00B6763E"/>
    <w:rsid w:val="00B676F8"/>
    <w:rsid w:val="00B67919"/>
    <w:rsid w:val="00B71870"/>
    <w:rsid w:val="00B71B61"/>
    <w:rsid w:val="00B738C5"/>
    <w:rsid w:val="00B73911"/>
    <w:rsid w:val="00B75E9B"/>
    <w:rsid w:val="00B769A9"/>
    <w:rsid w:val="00B77225"/>
    <w:rsid w:val="00B77835"/>
    <w:rsid w:val="00B80A4C"/>
    <w:rsid w:val="00B80B9D"/>
    <w:rsid w:val="00B823FA"/>
    <w:rsid w:val="00B82569"/>
    <w:rsid w:val="00B82831"/>
    <w:rsid w:val="00B834A1"/>
    <w:rsid w:val="00B835D7"/>
    <w:rsid w:val="00B839AD"/>
    <w:rsid w:val="00B83C4A"/>
    <w:rsid w:val="00B83C5B"/>
    <w:rsid w:val="00B8463E"/>
    <w:rsid w:val="00B84D3F"/>
    <w:rsid w:val="00B84F6F"/>
    <w:rsid w:val="00B925B8"/>
    <w:rsid w:val="00B932EC"/>
    <w:rsid w:val="00B96C6F"/>
    <w:rsid w:val="00B970C2"/>
    <w:rsid w:val="00BA02B5"/>
    <w:rsid w:val="00BA1280"/>
    <w:rsid w:val="00BA1868"/>
    <w:rsid w:val="00BA2C88"/>
    <w:rsid w:val="00BA2FB3"/>
    <w:rsid w:val="00BA5F99"/>
    <w:rsid w:val="00BA79BE"/>
    <w:rsid w:val="00BB05CE"/>
    <w:rsid w:val="00BB08F9"/>
    <w:rsid w:val="00BB142D"/>
    <w:rsid w:val="00BB31D6"/>
    <w:rsid w:val="00BB4101"/>
    <w:rsid w:val="00BB444F"/>
    <w:rsid w:val="00BB5B60"/>
    <w:rsid w:val="00BB6928"/>
    <w:rsid w:val="00BC1AAD"/>
    <w:rsid w:val="00BC1BE2"/>
    <w:rsid w:val="00BC1CA8"/>
    <w:rsid w:val="00BD08A8"/>
    <w:rsid w:val="00BD09F8"/>
    <w:rsid w:val="00BD1E49"/>
    <w:rsid w:val="00BD2185"/>
    <w:rsid w:val="00BD24E1"/>
    <w:rsid w:val="00BD4B0A"/>
    <w:rsid w:val="00BD674C"/>
    <w:rsid w:val="00BD6957"/>
    <w:rsid w:val="00BE5387"/>
    <w:rsid w:val="00BE54DD"/>
    <w:rsid w:val="00BE5FA7"/>
    <w:rsid w:val="00BE7B0E"/>
    <w:rsid w:val="00BF18AB"/>
    <w:rsid w:val="00BF1DE8"/>
    <w:rsid w:val="00BF24D9"/>
    <w:rsid w:val="00BF671D"/>
    <w:rsid w:val="00BF68B3"/>
    <w:rsid w:val="00BF68F2"/>
    <w:rsid w:val="00C00670"/>
    <w:rsid w:val="00C0067D"/>
    <w:rsid w:val="00C0385C"/>
    <w:rsid w:val="00C10EE4"/>
    <w:rsid w:val="00C156E5"/>
    <w:rsid w:val="00C15C01"/>
    <w:rsid w:val="00C16C79"/>
    <w:rsid w:val="00C1743A"/>
    <w:rsid w:val="00C20615"/>
    <w:rsid w:val="00C20760"/>
    <w:rsid w:val="00C234C8"/>
    <w:rsid w:val="00C23D87"/>
    <w:rsid w:val="00C27CEF"/>
    <w:rsid w:val="00C301F9"/>
    <w:rsid w:val="00C31BCD"/>
    <w:rsid w:val="00C3490B"/>
    <w:rsid w:val="00C369B8"/>
    <w:rsid w:val="00C36FC7"/>
    <w:rsid w:val="00C377C4"/>
    <w:rsid w:val="00C41BEC"/>
    <w:rsid w:val="00C41F2D"/>
    <w:rsid w:val="00C421C6"/>
    <w:rsid w:val="00C4330D"/>
    <w:rsid w:val="00C44260"/>
    <w:rsid w:val="00C44859"/>
    <w:rsid w:val="00C44A60"/>
    <w:rsid w:val="00C516D3"/>
    <w:rsid w:val="00C52EA9"/>
    <w:rsid w:val="00C54B3B"/>
    <w:rsid w:val="00C56E01"/>
    <w:rsid w:val="00C601F8"/>
    <w:rsid w:val="00C61EAE"/>
    <w:rsid w:val="00C625B9"/>
    <w:rsid w:val="00C627AF"/>
    <w:rsid w:val="00C6333D"/>
    <w:rsid w:val="00C64756"/>
    <w:rsid w:val="00C65FFD"/>
    <w:rsid w:val="00C6636F"/>
    <w:rsid w:val="00C7131D"/>
    <w:rsid w:val="00C71523"/>
    <w:rsid w:val="00C7259E"/>
    <w:rsid w:val="00C72F32"/>
    <w:rsid w:val="00C751D9"/>
    <w:rsid w:val="00C75947"/>
    <w:rsid w:val="00C759AF"/>
    <w:rsid w:val="00C76091"/>
    <w:rsid w:val="00C823D4"/>
    <w:rsid w:val="00C8249C"/>
    <w:rsid w:val="00C83081"/>
    <w:rsid w:val="00C83D21"/>
    <w:rsid w:val="00C85935"/>
    <w:rsid w:val="00C86E5D"/>
    <w:rsid w:val="00C87DE6"/>
    <w:rsid w:val="00C90A65"/>
    <w:rsid w:val="00C91E0E"/>
    <w:rsid w:val="00C92108"/>
    <w:rsid w:val="00C924D4"/>
    <w:rsid w:val="00C941FD"/>
    <w:rsid w:val="00C94FA1"/>
    <w:rsid w:val="00C955F8"/>
    <w:rsid w:val="00C9672E"/>
    <w:rsid w:val="00CA05E9"/>
    <w:rsid w:val="00CA45E5"/>
    <w:rsid w:val="00CA5167"/>
    <w:rsid w:val="00CA57B3"/>
    <w:rsid w:val="00CA5DFE"/>
    <w:rsid w:val="00CB0856"/>
    <w:rsid w:val="00CB195C"/>
    <w:rsid w:val="00CB1B80"/>
    <w:rsid w:val="00CB4BF7"/>
    <w:rsid w:val="00CB6AFE"/>
    <w:rsid w:val="00CB762F"/>
    <w:rsid w:val="00CB763F"/>
    <w:rsid w:val="00CC06CB"/>
    <w:rsid w:val="00CC0A6B"/>
    <w:rsid w:val="00CC0A9C"/>
    <w:rsid w:val="00CC57F2"/>
    <w:rsid w:val="00CC5984"/>
    <w:rsid w:val="00CC5CA2"/>
    <w:rsid w:val="00CC6B14"/>
    <w:rsid w:val="00CD1828"/>
    <w:rsid w:val="00CD26C9"/>
    <w:rsid w:val="00CD43A3"/>
    <w:rsid w:val="00CD451C"/>
    <w:rsid w:val="00CD5554"/>
    <w:rsid w:val="00CD6C40"/>
    <w:rsid w:val="00CD7074"/>
    <w:rsid w:val="00CE066C"/>
    <w:rsid w:val="00CE33C2"/>
    <w:rsid w:val="00CE76AF"/>
    <w:rsid w:val="00CF0A07"/>
    <w:rsid w:val="00CF5548"/>
    <w:rsid w:val="00D01AFF"/>
    <w:rsid w:val="00D05281"/>
    <w:rsid w:val="00D05E59"/>
    <w:rsid w:val="00D06296"/>
    <w:rsid w:val="00D066A1"/>
    <w:rsid w:val="00D06F87"/>
    <w:rsid w:val="00D1064D"/>
    <w:rsid w:val="00D10714"/>
    <w:rsid w:val="00D11B99"/>
    <w:rsid w:val="00D11F2C"/>
    <w:rsid w:val="00D1658F"/>
    <w:rsid w:val="00D27EC6"/>
    <w:rsid w:val="00D27F8D"/>
    <w:rsid w:val="00D3244B"/>
    <w:rsid w:val="00D34769"/>
    <w:rsid w:val="00D41C0E"/>
    <w:rsid w:val="00D45149"/>
    <w:rsid w:val="00D476BE"/>
    <w:rsid w:val="00D4783E"/>
    <w:rsid w:val="00D47CBD"/>
    <w:rsid w:val="00D511EB"/>
    <w:rsid w:val="00D5327E"/>
    <w:rsid w:val="00D5352C"/>
    <w:rsid w:val="00D539BA"/>
    <w:rsid w:val="00D6118D"/>
    <w:rsid w:val="00D612DE"/>
    <w:rsid w:val="00D64B86"/>
    <w:rsid w:val="00D65155"/>
    <w:rsid w:val="00D659F1"/>
    <w:rsid w:val="00D67EF9"/>
    <w:rsid w:val="00D71164"/>
    <w:rsid w:val="00D7225C"/>
    <w:rsid w:val="00D73EEF"/>
    <w:rsid w:val="00D772A8"/>
    <w:rsid w:val="00D8157B"/>
    <w:rsid w:val="00D8655B"/>
    <w:rsid w:val="00D868BB"/>
    <w:rsid w:val="00D868BD"/>
    <w:rsid w:val="00D86C17"/>
    <w:rsid w:val="00D921A7"/>
    <w:rsid w:val="00D9268F"/>
    <w:rsid w:val="00D9277D"/>
    <w:rsid w:val="00D93A5A"/>
    <w:rsid w:val="00D9513D"/>
    <w:rsid w:val="00D951E6"/>
    <w:rsid w:val="00DA03CD"/>
    <w:rsid w:val="00DA2C7C"/>
    <w:rsid w:val="00DA3AE0"/>
    <w:rsid w:val="00DA3EB5"/>
    <w:rsid w:val="00DA40C9"/>
    <w:rsid w:val="00DA57EC"/>
    <w:rsid w:val="00DB01D0"/>
    <w:rsid w:val="00DB7B1A"/>
    <w:rsid w:val="00DC3481"/>
    <w:rsid w:val="00DC48D6"/>
    <w:rsid w:val="00DC5632"/>
    <w:rsid w:val="00DC6A80"/>
    <w:rsid w:val="00DD0E0A"/>
    <w:rsid w:val="00DD20DD"/>
    <w:rsid w:val="00DD215F"/>
    <w:rsid w:val="00DD75D3"/>
    <w:rsid w:val="00DE0852"/>
    <w:rsid w:val="00DE17CB"/>
    <w:rsid w:val="00DE36EC"/>
    <w:rsid w:val="00DE64F2"/>
    <w:rsid w:val="00DE660D"/>
    <w:rsid w:val="00DE6DC7"/>
    <w:rsid w:val="00DF0DD6"/>
    <w:rsid w:val="00DF153B"/>
    <w:rsid w:val="00DF340C"/>
    <w:rsid w:val="00DF3A2B"/>
    <w:rsid w:val="00DF3DB6"/>
    <w:rsid w:val="00DF46F1"/>
    <w:rsid w:val="00DF545D"/>
    <w:rsid w:val="00DF5F91"/>
    <w:rsid w:val="00DF7CE7"/>
    <w:rsid w:val="00E006EA"/>
    <w:rsid w:val="00E00ED8"/>
    <w:rsid w:val="00E0100A"/>
    <w:rsid w:val="00E031A4"/>
    <w:rsid w:val="00E05B2C"/>
    <w:rsid w:val="00E07F2E"/>
    <w:rsid w:val="00E110D0"/>
    <w:rsid w:val="00E1503C"/>
    <w:rsid w:val="00E22387"/>
    <w:rsid w:val="00E230D9"/>
    <w:rsid w:val="00E23124"/>
    <w:rsid w:val="00E23B26"/>
    <w:rsid w:val="00E24AC9"/>
    <w:rsid w:val="00E25514"/>
    <w:rsid w:val="00E31266"/>
    <w:rsid w:val="00E321EB"/>
    <w:rsid w:val="00E3239A"/>
    <w:rsid w:val="00E40623"/>
    <w:rsid w:val="00E40CFA"/>
    <w:rsid w:val="00E41A68"/>
    <w:rsid w:val="00E41F6A"/>
    <w:rsid w:val="00E425BE"/>
    <w:rsid w:val="00E4350D"/>
    <w:rsid w:val="00E43729"/>
    <w:rsid w:val="00E4497A"/>
    <w:rsid w:val="00E449A3"/>
    <w:rsid w:val="00E45DAF"/>
    <w:rsid w:val="00E51352"/>
    <w:rsid w:val="00E52179"/>
    <w:rsid w:val="00E52CB4"/>
    <w:rsid w:val="00E53C77"/>
    <w:rsid w:val="00E55B12"/>
    <w:rsid w:val="00E55B30"/>
    <w:rsid w:val="00E56C8C"/>
    <w:rsid w:val="00E56E81"/>
    <w:rsid w:val="00E578C7"/>
    <w:rsid w:val="00E60801"/>
    <w:rsid w:val="00E64BAA"/>
    <w:rsid w:val="00E6632A"/>
    <w:rsid w:val="00E6695A"/>
    <w:rsid w:val="00E67B60"/>
    <w:rsid w:val="00E72A8D"/>
    <w:rsid w:val="00E75375"/>
    <w:rsid w:val="00E81D4E"/>
    <w:rsid w:val="00E86AD5"/>
    <w:rsid w:val="00E91231"/>
    <w:rsid w:val="00E919C1"/>
    <w:rsid w:val="00E9252E"/>
    <w:rsid w:val="00E9326C"/>
    <w:rsid w:val="00E95301"/>
    <w:rsid w:val="00E962A6"/>
    <w:rsid w:val="00E976B6"/>
    <w:rsid w:val="00EA01D1"/>
    <w:rsid w:val="00EA2329"/>
    <w:rsid w:val="00EA3AA6"/>
    <w:rsid w:val="00EA4765"/>
    <w:rsid w:val="00EA4789"/>
    <w:rsid w:val="00EA4D83"/>
    <w:rsid w:val="00EA6233"/>
    <w:rsid w:val="00EB07BC"/>
    <w:rsid w:val="00EB1862"/>
    <w:rsid w:val="00EB1AD6"/>
    <w:rsid w:val="00EB429A"/>
    <w:rsid w:val="00EB4CE8"/>
    <w:rsid w:val="00EB5D44"/>
    <w:rsid w:val="00EB63F1"/>
    <w:rsid w:val="00EB679D"/>
    <w:rsid w:val="00EC355D"/>
    <w:rsid w:val="00EC377F"/>
    <w:rsid w:val="00EC7892"/>
    <w:rsid w:val="00ED39A8"/>
    <w:rsid w:val="00ED6C94"/>
    <w:rsid w:val="00ED744A"/>
    <w:rsid w:val="00ED7CE6"/>
    <w:rsid w:val="00EE0680"/>
    <w:rsid w:val="00EE1A38"/>
    <w:rsid w:val="00EE202F"/>
    <w:rsid w:val="00EE2F1C"/>
    <w:rsid w:val="00EE3832"/>
    <w:rsid w:val="00EF062C"/>
    <w:rsid w:val="00EF1094"/>
    <w:rsid w:val="00EF134B"/>
    <w:rsid w:val="00EF5285"/>
    <w:rsid w:val="00F05239"/>
    <w:rsid w:val="00F062CD"/>
    <w:rsid w:val="00F0659C"/>
    <w:rsid w:val="00F079F7"/>
    <w:rsid w:val="00F11A75"/>
    <w:rsid w:val="00F136C2"/>
    <w:rsid w:val="00F1423C"/>
    <w:rsid w:val="00F146D7"/>
    <w:rsid w:val="00F217C6"/>
    <w:rsid w:val="00F23169"/>
    <w:rsid w:val="00F237ED"/>
    <w:rsid w:val="00F2465D"/>
    <w:rsid w:val="00F2512E"/>
    <w:rsid w:val="00F2687A"/>
    <w:rsid w:val="00F30FCF"/>
    <w:rsid w:val="00F328DB"/>
    <w:rsid w:val="00F33341"/>
    <w:rsid w:val="00F3353D"/>
    <w:rsid w:val="00F34078"/>
    <w:rsid w:val="00F3734B"/>
    <w:rsid w:val="00F37403"/>
    <w:rsid w:val="00F37609"/>
    <w:rsid w:val="00F42C36"/>
    <w:rsid w:val="00F42E5C"/>
    <w:rsid w:val="00F44120"/>
    <w:rsid w:val="00F4429F"/>
    <w:rsid w:val="00F4532F"/>
    <w:rsid w:val="00F505E7"/>
    <w:rsid w:val="00F50E44"/>
    <w:rsid w:val="00F527F5"/>
    <w:rsid w:val="00F52A42"/>
    <w:rsid w:val="00F578BF"/>
    <w:rsid w:val="00F63650"/>
    <w:rsid w:val="00F641A4"/>
    <w:rsid w:val="00F64476"/>
    <w:rsid w:val="00F64E36"/>
    <w:rsid w:val="00F66628"/>
    <w:rsid w:val="00F70224"/>
    <w:rsid w:val="00F71449"/>
    <w:rsid w:val="00F71CBA"/>
    <w:rsid w:val="00F71E6C"/>
    <w:rsid w:val="00F73050"/>
    <w:rsid w:val="00F736C2"/>
    <w:rsid w:val="00F74CF3"/>
    <w:rsid w:val="00F76945"/>
    <w:rsid w:val="00F77110"/>
    <w:rsid w:val="00F81482"/>
    <w:rsid w:val="00F84DA6"/>
    <w:rsid w:val="00F85D96"/>
    <w:rsid w:val="00F862DC"/>
    <w:rsid w:val="00F8712E"/>
    <w:rsid w:val="00F9206B"/>
    <w:rsid w:val="00F9209E"/>
    <w:rsid w:val="00F92259"/>
    <w:rsid w:val="00F92E45"/>
    <w:rsid w:val="00F963A4"/>
    <w:rsid w:val="00F96662"/>
    <w:rsid w:val="00F96867"/>
    <w:rsid w:val="00F972B6"/>
    <w:rsid w:val="00FA0DD9"/>
    <w:rsid w:val="00FA0EA8"/>
    <w:rsid w:val="00FA17FE"/>
    <w:rsid w:val="00FA1A53"/>
    <w:rsid w:val="00FA22CB"/>
    <w:rsid w:val="00FA24DC"/>
    <w:rsid w:val="00FA27FC"/>
    <w:rsid w:val="00FA34CD"/>
    <w:rsid w:val="00FA3D46"/>
    <w:rsid w:val="00FA64CF"/>
    <w:rsid w:val="00FA7332"/>
    <w:rsid w:val="00FB06B6"/>
    <w:rsid w:val="00FB46CE"/>
    <w:rsid w:val="00FB74F8"/>
    <w:rsid w:val="00FC0A9D"/>
    <w:rsid w:val="00FC1139"/>
    <w:rsid w:val="00FC2900"/>
    <w:rsid w:val="00FC6B59"/>
    <w:rsid w:val="00FD2415"/>
    <w:rsid w:val="00FD3E45"/>
    <w:rsid w:val="00FD4024"/>
    <w:rsid w:val="00FD4B2F"/>
    <w:rsid w:val="00FD53D4"/>
    <w:rsid w:val="00FD55D1"/>
    <w:rsid w:val="00FD5ECC"/>
    <w:rsid w:val="00FD6AE8"/>
    <w:rsid w:val="00FD770C"/>
    <w:rsid w:val="00FE073D"/>
    <w:rsid w:val="00FE21B5"/>
    <w:rsid w:val="00FE55B0"/>
    <w:rsid w:val="00FF6D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45F45"/>
  <w14:defaultImageDpi w14:val="32767"/>
  <w15:docId w15:val="{79F794BD-8959-48FA-9F9A-9B18BE6B7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lang w:eastAsia="en-US"/>
    </w:rPr>
  </w:style>
  <w:style w:type="paragraph" w:styleId="Heading1">
    <w:name w:val="heading 1"/>
    <w:basedOn w:val="Normal"/>
    <w:next w:val="Normal"/>
    <w:qFormat/>
    <w:rsid w:val="00BD1E49"/>
    <w:pPr>
      <w:keepNext/>
      <w:tabs>
        <w:tab w:val="left" w:pos="4962"/>
      </w:tabs>
      <w:jc w:val="center"/>
      <w:outlineLvl w:val="0"/>
    </w:pPr>
    <w:rPr>
      <w:b/>
      <w:sz w:val="24"/>
    </w:rPr>
  </w:style>
  <w:style w:type="paragraph" w:styleId="Heading2">
    <w:name w:val="heading 2"/>
    <w:basedOn w:val="Normal"/>
    <w:next w:val="Normal"/>
    <w:autoRedefine/>
    <w:qFormat/>
    <w:rsid w:val="00EB07BC"/>
    <w:pPr>
      <w:keepNext/>
      <w:tabs>
        <w:tab w:val="left" w:pos="4962"/>
      </w:tabs>
      <w:outlineLvl w:val="1"/>
    </w:pPr>
    <w:rPr>
      <w:b/>
      <w:sz w:val="22"/>
    </w:rPr>
  </w:style>
  <w:style w:type="paragraph" w:styleId="Heading3">
    <w:name w:val="heading 3"/>
    <w:basedOn w:val="Normal"/>
    <w:next w:val="Normal"/>
    <w:qFormat/>
    <w:pPr>
      <w:keepNext/>
      <w:jc w:val="center"/>
      <w:outlineLvl w:val="2"/>
    </w:pPr>
    <w:rPr>
      <w:rFonts w:ascii="Times" w:hAnsi="Times"/>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sz w:val="24"/>
    </w:rPr>
  </w:style>
  <w:style w:type="character" w:styleId="Hyperlink">
    <w:name w:val="Hyperlink"/>
    <w:rPr>
      <w:color w:val="0000FF"/>
      <w:u w:val="single"/>
    </w:rPr>
  </w:style>
  <w:style w:type="paragraph" w:styleId="BodyText2">
    <w:name w:val="Body Text 2"/>
    <w:basedOn w:val="Normal"/>
    <w:link w:val="BodyText2Char"/>
    <w:pPr>
      <w:tabs>
        <w:tab w:val="left" w:pos="4962"/>
      </w:tabs>
      <w:jc w:val="both"/>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tabs>
        <w:tab w:val="left" w:pos="4962"/>
      </w:tabs>
      <w:jc w:val="both"/>
    </w:pPr>
    <w:rPr>
      <w:sz w:val="21"/>
    </w:rPr>
  </w:style>
  <w:style w:type="character" w:styleId="FollowedHyperlink">
    <w:name w:val="FollowedHyperlink"/>
    <w:rPr>
      <w:color w:val="800080"/>
      <w:u w:val="single"/>
    </w:rPr>
  </w:style>
  <w:style w:type="paragraph" w:styleId="BalloonText">
    <w:name w:val="Balloon Text"/>
    <w:basedOn w:val="Normal"/>
    <w:semiHidden/>
    <w:rsid w:val="007233C2"/>
    <w:rPr>
      <w:rFonts w:ascii="Tahoma" w:hAnsi="Tahoma" w:cs="Tahoma"/>
      <w:sz w:val="16"/>
      <w:szCs w:val="16"/>
    </w:rPr>
  </w:style>
  <w:style w:type="character" w:styleId="CommentReference">
    <w:name w:val="annotation reference"/>
    <w:uiPriority w:val="99"/>
    <w:semiHidden/>
    <w:rsid w:val="003F6FD9"/>
    <w:rPr>
      <w:sz w:val="16"/>
      <w:szCs w:val="16"/>
    </w:rPr>
  </w:style>
  <w:style w:type="paragraph" w:styleId="CommentText">
    <w:name w:val="annotation text"/>
    <w:basedOn w:val="Normal"/>
    <w:link w:val="CommentTextChar"/>
    <w:uiPriority w:val="99"/>
    <w:semiHidden/>
    <w:rsid w:val="003F6FD9"/>
  </w:style>
  <w:style w:type="paragraph" w:styleId="CommentSubject">
    <w:name w:val="annotation subject"/>
    <w:basedOn w:val="CommentText"/>
    <w:next w:val="CommentText"/>
    <w:semiHidden/>
    <w:rsid w:val="003F6FD9"/>
    <w:rPr>
      <w:b/>
      <w:bCs/>
    </w:rPr>
  </w:style>
  <w:style w:type="table" w:styleId="TableGrid">
    <w:name w:val="Table Grid"/>
    <w:basedOn w:val="TableNormal"/>
    <w:uiPriority w:val="39"/>
    <w:rsid w:val="00C91E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rsid w:val="00874E03"/>
    <w:rPr>
      <w:i/>
      <w:iCs/>
    </w:rPr>
  </w:style>
  <w:style w:type="character" w:styleId="PlaceholderText">
    <w:name w:val="Placeholder Text"/>
    <w:basedOn w:val="DefaultParagraphFont"/>
    <w:uiPriority w:val="99"/>
    <w:semiHidden/>
    <w:rsid w:val="00770D41"/>
    <w:rPr>
      <w:color w:val="808080"/>
    </w:rPr>
  </w:style>
  <w:style w:type="character" w:customStyle="1" w:styleId="BodyText2Char">
    <w:name w:val="Body Text 2 Char"/>
    <w:basedOn w:val="DefaultParagraphFont"/>
    <w:link w:val="BodyText2"/>
    <w:rsid w:val="00770D41"/>
    <w:rPr>
      <w:rFonts w:eastAsia="Times New Roman"/>
      <w:lang w:eastAsia="en-US"/>
    </w:rPr>
  </w:style>
  <w:style w:type="character" w:customStyle="1" w:styleId="CommentTextChar">
    <w:name w:val="Comment Text Char"/>
    <w:basedOn w:val="DefaultParagraphFont"/>
    <w:link w:val="CommentText"/>
    <w:uiPriority w:val="99"/>
    <w:semiHidden/>
    <w:rsid w:val="00F52A42"/>
    <w:rPr>
      <w:rFonts w:eastAsia="Times New Roman"/>
      <w:lang w:eastAsia="en-US"/>
    </w:rPr>
  </w:style>
  <w:style w:type="paragraph" w:styleId="Caption">
    <w:name w:val="caption"/>
    <w:basedOn w:val="Normal"/>
    <w:next w:val="Normal"/>
    <w:autoRedefine/>
    <w:uiPriority w:val="35"/>
    <w:unhideWhenUsed/>
    <w:qFormat/>
    <w:rsid w:val="00AC6A1D"/>
    <w:pPr>
      <w:spacing w:line="360" w:lineRule="auto"/>
      <w:jc w:val="center"/>
    </w:pPr>
    <w:rPr>
      <w:rFonts w:eastAsiaTheme="minorEastAsia" w:cstheme="minorBidi"/>
      <w:iCs/>
      <w:szCs w:val="18"/>
      <w:lang w:eastAsia="zh-CN"/>
    </w:rPr>
  </w:style>
  <w:style w:type="paragraph" w:styleId="Bibliography">
    <w:name w:val="Bibliography"/>
    <w:basedOn w:val="Normal"/>
    <w:next w:val="Normal"/>
    <w:uiPriority w:val="37"/>
    <w:unhideWhenUsed/>
    <w:rsid w:val="001E3D5B"/>
    <w:pPr>
      <w:spacing w:after="240"/>
      <w:ind w:left="720" w:hanging="720"/>
    </w:pPr>
  </w:style>
  <w:style w:type="paragraph" w:styleId="ListParagraph">
    <w:name w:val="List Paragraph"/>
    <w:basedOn w:val="Normal"/>
    <w:uiPriority w:val="34"/>
    <w:qFormat/>
    <w:rsid w:val="0062676E"/>
    <w:pPr>
      <w:ind w:left="720"/>
      <w:contextualSpacing/>
    </w:pPr>
  </w:style>
  <w:style w:type="paragraph" w:styleId="Revision">
    <w:name w:val="Revision"/>
    <w:hidden/>
    <w:uiPriority w:val="99"/>
    <w:semiHidden/>
    <w:rsid w:val="00AF77D1"/>
    <w:rPr>
      <w:rFonts w:eastAsia="Times New Roman"/>
      <w:lang w:eastAsia="en-US"/>
    </w:rPr>
  </w:style>
  <w:style w:type="paragraph" w:styleId="Title">
    <w:name w:val="Title"/>
    <w:basedOn w:val="Normal"/>
    <w:next w:val="Normal"/>
    <w:link w:val="TitleChar"/>
    <w:uiPriority w:val="10"/>
    <w:qFormat/>
    <w:rsid w:val="00791A2C"/>
    <w:pPr>
      <w:spacing w:line="360" w:lineRule="auto"/>
      <w:contextualSpacing/>
      <w:jc w:val="center"/>
    </w:pPr>
    <w:rPr>
      <w:rFonts w:eastAsiaTheme="majorEastAsia" w:cstheme="majorBidi"/>
      <w:b/>
      <w:spacing w:val="-10"/>
      <w:kern w:val="28"/>
      <w:sz w:val="28"/>
      <w:szCs w:val="56"/>
      <w:u w:val="single"/>
    </w:rPr>
  </w:style>
  <w:style w:type="character" w:customStyle="1" w:styleId="TitleChar">
    <w:name w:val="Title Char"/>
    <w:basedOn w:val="DefaultParagraphFont"/>
    <w:link w:val="Title"/>
    <w:uiPriority w:val="10"/>
    <w:rsid w:val="00791A2C"/>
    <w:rPr>
      <w:rFonts w:eastAsiaTheme="majorEastAsia" w:cstheme="majorBidi"/>
      <w:b/>
      <w:spacing w:val="-10"/>
      <w:kern w:val="28"/>
      <w:sz w:val="28"/>
      <w:szCs w:val="56"/>
      <w:u w:val="single"/>
      <w:lang w:eastAsia="en-US"/>
    </w:rPr>
  </w:style>
  <w:style w:type="paragraph" w:styleId="NormalWeb">
    <w:name w:val="Normal (Web)"/>
    <w:basedOn w:val="Normal"/>
    <w:uiPriority w:val="99"/>
    <w:semiHidden/>
    <w:unhideWhenUsed/>
    <w:rsid w:val="005B1AF0"/>
    <w:pPr>
      <w:spacing w:before="100" w:beforeAutospacing="1" w:after="100" w:afterAutospacing="1"/>
    </w:pPr>
    <w:rPr>
      <w:sz w:val="24"/>
      <w:szCs w:val="24"/>
      <w:lang w:eastAsia="zh-CN"/>
    </w:rPr>
  </w:style>
  <w:style w:type="character" w:styleId="UnresolvedMention">
    <w:name w:val="Unresolved Mention"/>
    <w:basedOn w:val="DefaultParagraphFont"/>
    <w:uiPriority w:val="99"/>
    <w:semiHidden/>
    <w:unhideWhenUsed/>
    <w:rsid w:val="00507E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196574">
      <w:bodyDiv w:val="1"/>
      <w:marLeft w:val="0"/>
      <w:marRight w:val="0"/>
      <w:marTop w:val="0"/>
      <w:marBottom w:val="0"/>
      <w:divBdr>
        <w:top w:val="none" w:sz="0" w:space="0" w:color="auto"/>
        <w:left w:val="none" w:sz="0" w:space="0" w:color="auto"/>
        <w:bottom w:val="none" w:sz="0" w:space="0" w:color="auto"/>
        <w:right w:val="none" w:sz="0" w:space="0" w:color="auto"/>
      </w:divBdr>
      <w:divsChild>
        <w:div w:id="2031952195">
          <w:marLeft w:val="0"/>
          <w:marRight w:val="0"/>
          <w:marTop w:val="0"/>
          <w:marBottom w:val="0"/>
          <w:divBdr>
            <w:top w:val="none" w:sz="0" w:space="0" w:color="auto"/>
            <w:left w:val="none" w:sz="0" w:space="0" w:color="auto"/>
            <w:bottom w:val="none" w:sz="0" w:space="0" w:color="auto"/>
            <w:right w:val="none" w:sz="0" w:space="0" w:color="auto"/>
          </w:divBdr>
          <w:divsChild>
            <w:div w:id="1707294020">
              <w:marLeft w:val="0"/>
              <w:marRight w:val="0"/>
              <w:marTop w:val="0"/>
              <w:marBottom w:val="0"/>
              <w:divBdr>
                <w:top w:val="none" w:sz="0" w:space="0" w:color="auto"/>
                <w:left w:val="none" w:sz="0" w:space="0" w:color="auto"/>
                <w:bottom w:val="none" w:sz="0" w:space="0" w:color="auto"/>
                <w:right w:val="none" w:sz="0" w:space="0" w:color="auto"/>
              </w:divBdr>
            </w:div>
            <w:div w:id="199892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76748">
      <w:bodyDiv w:val="1"/>
      <w:marLeft w:val="0"/>
      <w:marRight w:val="0"/>
      <w:marTop w:val="0"/>
      <w:marBottom w:val="0"/>
      <w:divBdr>
        <w:top w:val="none" w:sz="0" w:space="0" w:color="auto"/>
        <w:left w:val="none" w:sz="0" w:space="0" w:color="auto"/>
        <w:bottom w:val="none" w:sz="0" w:space="0" w:color="auto"/>
        <w:right w:val="none" w:sz="0" w:space="0" w:color="auto"/>
      </w:divBdr>
    </w:div>
    <w:div w:id="1464695312">
      <w:bodyDiv w:val="1"/>
      <w:marLeft w:val="0"/>
      <w:marRight w:val="0"/>
      <w:marTop w:val="0"/>
      <w:marBottom w:val="0"/>
      <w:divBdr>
        <w:top w:val="none" w:sz="0" w:space="0" w:color="auto"/>
        <w:left w:val="none" w:sz="0" w:space="0" w:color="auto"/>
        <w:bottom w:val="none" w:sz="0" w:space="0" w:color="auto"/>
        <w:right w:val="none" w:sz="0" w:space="0" w:color="auto"/>
      </w:divBdr>
    </w:div>
    <w:div w:id="1833907049">
      <w:bodyDiv w:val="1"/>
      <w:marLeft w:val="0"/>
      <w:marRight w:val="0"/>
      <w:marTop w:val="0"/>
      <w:marBottom w:val="0"/>
      <w:divBdr>
        <w:top w:val="none" w:sz="0" w:space="0" w:color="auto"/>
        <w:left w:val="none" w:sz="0" w:space="0" w:color="auto"/>
        <w:bottom w:val="none" w:sz="0" w:space="0" w:color="auto"/>
        <w:right w:val="none" w:sz="0" w:space="0" w:color="auto"/>
      </w:divBdr>
    </w:div>
    <w:div w:id="20880688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FE700DEC-7C05-4B5C-B6D5-05D9AFD3C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14</Pages>
  <Words>17988</Words>
  <Characters>102538</Characters>
  <Application>Microsoft Office Word</Application>
  <DocSecurity>0</DocSecurity>
  <Lines>854</Lines>
  <Paragraphs>240</Paragraphs>
  <ScaleCrop>false</ScaleCrop>
  <HeadingPairs>
    <vt:vector size="2" baseType="variant">
      <vt:variant>
        <vt:lpstr>Title</vt:lpstr>
      </vt:variant>
      <vt:variant>
        <vt:i4>1</vt:i4>
      </vt:variant>
    </vt:vector>
  </HeadingPairs>
  <TitlesOfParts>
    <vt:vector size="1" baseType="lpstr">
      <vt:lpstr>21ST INTERNATIONAL CONGRESS OF REFRIGERATION</vt:lpstr>
    </vt:vector>
  </TitlesOfParts>
  <Company>Purdue University</Company>
  <LinksUpToDate>false</LinksUpToDate>
  <CharactersWithSpaces>120286</CharactersWithSpaces>
  <SharedDoc>false</SharedDoc>
  <HLinks>
    <vt:vector size="36" baseType="variant">
      <vt:variant>
        <vt:i4>4587647</vt:i4>
      </vt:variant>
      <vt:variant>
        <vt:i4>18</vt:i4>
      </vt:variant>
      <vt:variant>
        <vt:i4>0</vt:i4>
      </vt:variant>
      <vt:variant>
        <vt:i4>5</vt:i4>
      </vt:variant>
      <vt:variant>
        <vt:lpwstr>https://images.webofknowledge.com/images/help/WOS/A_abrvjt.html</vt:lpwstr>
      </vt:variant>
      <vt:variant>
        <vt:lpwstr/>
      </vt:variant>
      <vt:variant>
        <vt:i4>5701639</vt:i4>
      </vt:variant>
      <vt:variant>
        <vt:i4>15</vt:i4>
      </vt:variant>
      <vt:variant>
        <vt:i4>0</vt:i4>
      </vt:variant>
      <vt:variant>
        <vt:i4>5</vt:i4>
      </vt:variant>
      <vt:variant>
        <vt:lpwstr>https://apastyle.apa.org/products/publication-manual-7th-edition</vt:lpwstr>
      </vt:variant>
      <vt:variant>
        <vt:lpwstr/>
      </vt:variant>
      <vt:variant>
        <vt:i4>8257571</vt:i4>
      </vt:variant>
      <vt:variant>
        <vt:i4>12</vt:i4>
      </vt:variant>
      <vt:variant>
        <vt:i4>0</vt:i4>
      </vt:variant>
      <vt:variant>
        <vt:i4>5</vt:i4>
      </vt:variant>
      <vt:variant>
        <vt:lpwstr>https://owl.english.purdue.edu/owl/resource/560/1/</vt:lpwstr>
      </vt:variant>
      <vt:variant>
        <vt:lpwstr/>
      </vt:variant>
      <vt:variant>
        <vt:i4>2556028</vt:i4>
      </vt:variant>
      <vt:variant>
        <vt:i4>9</vt:i4>
      </vt:variant>
      <vt:variant>
        <vt:i4>0</vt:i4>
      </vt:variant>
      <vt:variant>
        <vt:i4>5</vt:i4>
      </vt:variant>
      <vt:variant>
        <vt:lpwstr>http://www.conftool.com/Herrick2022</vt:lpwstr>
      </vt:variant>
      <vt:variant>
        <vt:lpwstr/>
      </vt:variant>
      <vt:variant>
        <vt:i4>2424957</vt:i4>
      </vt:variant>
      <vt:variant>
        <vt:i4>3</vt:i4>
      </vt:variant>
      <vt:variant>
        <vt:i4>0</vt:i4>
      </vt:variant>
      <vt:variant>
        <vt:i4>5</vt:i4>
      </vt:variant>
      <vt:variant>
        <vt:lpwstr>https://engineering.purdue.edu/Herrick/about/news/Conferences/2022/Authors</vt:lpwstr>
      </vt:variant>
      <vt:variant>
        <vt:lpwstr/>
      </vt:variant>
      <vt:variant>
        <vt:i4>2556028</vt:i4>
      </vt:variant>
      <vt:variant>
        <vt:i4>0</vt:i4>
      </vt:variant>
      <vt:variant>
        <vt:i4>0</vt:i4>
      </vt:variant>
      <vt:variant>
        <vt:i4>5</vt:i4>
      </vt:variant>
      <vt:variant>
        <vt:lpwstr>http://www.conftool.com/Herrick2022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21ST INTERNATIONAL CONGRESS OF REFRIGERATION</dc:title>
  <dc:subject/>
  <dc:creator>freemanv</dc:creator>
  <cp:keywords/>
  <dc:description/>
  <cp:lastModifiedBy>Lichen Wu</cp:lastModifiedBy>
  <cp:revision>6</cp:revision>
  <cp:lastPrinted>2022-04-18T01:01:00Z</cp:lastPrinted>
  <dcterms:created xsi:type="dcterms:W3CDTF">2022-04-19T00:35:00Z</dcterms:created>
  <dcterms:modified xsi:type="dcterms:W3CDTF">2022-04-19T16:31:00Z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id="7PGiZtD5"/&gt;&lt;style id="http://www.zotero.org/styles/american-political-science-association" locale="en-US" hasBibliography="1" bibliographyStyleHasBeenSet="1"/&gt;&lt;prefs&gt;&lt;pref name="fieldType" value="</vt:lpwstr>
  </property>
  <property fmtid="{D5CDD505-2E9C-101B-9397-08002B2CF9AE}" pid="3" name="ZOTERO_PREF_2">
    <vt:lpwstr>Field"/&gt;&lt;pref name="automaticJournalAbbreviations" value="true"/&gt;&lt;/prefs&gt;&lt;/data&gt;</vt:lpwstr>
  </property>
</Properties>
</file>